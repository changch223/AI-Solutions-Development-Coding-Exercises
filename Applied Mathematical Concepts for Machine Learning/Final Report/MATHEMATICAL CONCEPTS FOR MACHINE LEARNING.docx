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AC303B" w:rsidR="00344768" w:rsidP="00925E58" w:rsidRDefault="00344768" w14:paraId="25822368" w14:textId="4DEEEEB5">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MATHEMATICAL CONCEPTS FOR MACHINE LEARNING– AASD-4001</w:t>
      </w:r>
    </w:p>
    <w:p w:rsidRPr="00AC303B" w:rsidR="00344768" w:rsidP="00925E58" w:rsidRDefault="00344768" w14:paraId="0C9521D4" w14:textId="7CF1A9DB">
      <w:pPr>
        <w:jc w:val="center"/>
        <w:rPr>
          <w:rFonts w:ascii="Times New Roman" w:hAnsi="Times New Roman" w:eastAsia="Arial" w:cs="Times New Roman"/>
          <w:sz w:val="32"/>
          <w:szCs w:val="32"/>
        </w:rPr>
      </w:pPr>
    </w:p>
    <w:p w:rsidRPr="00AC303B" w:rsidR="00344768" w:rsidP="00925E58" w:rsidRDefault="00344768" w14:paraId="2E79C9B6" w14:textId="580BD246">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TERM PROJECT</w:t>
      </w:r>
    </w:p>
    <w:p w:rsidRPr="00AC303B" w:rsidR="00344768" w:rsidP="00925E58" w:rsidRDefault="00344768" w14:paraId="220ED216" w14:textId="77777777">
      <w:pPr>
        <w:jc w:val="center"/>
        <w:rPr>
          <w:rFonts w:ascii="Times New Roman" w:hAnsi="Times New Roman" w:eastAsia="Arial" w:cs="Times New Roman"/>
          <w:sz w:val="32"/>
          <w:szCs w:val="32"/>
        </w:rPr>
      </w:pPr>
    </w:p>
    <w:p w:rsidRPr="00AC303B" w:rsidR="00344768" w:rsidP="00925E58" w:rsidRDefault="00344768" w14:paraId="4BCCF7E4" w14:textId="0DD51227">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CLASSIFICATION OF HEART DISEASES</w:t>
      </w:r>
    </w:p>
    <w:p w:rsidRPr="00AC303B" w:rsidR="00344768" w:rsidP="00925E58" w:rsidRDefault="00344768" w14:paraId="3F1DFF97" w14:textId="02466F5A">
      <w:pPr>
        <w:jc w:val="center"/>
        <w:rPr>
          <w:rFonts w:ascii="Times New Roman" w:hAnsi="Times New Roman" w:eastAsia="Arial" w:cs="Times New Roman"/>
          <w:sz w:val="32"/>
          <w:szCs w:val="32"/>
        </w:rPr>
      </w:pPr>
    </w:p>
    <w:p w:rsidRPr="00AC303B" w:rsidR="00344768" w:rsidP="00925E58" w:rsidRDefault="00344768" w14:paraId="114EC032" w14:textId="3E00771C">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GROUP ONE</w:t>
      </w:r>
    </w:p>
    <w:p w:rsidRPr="00AC303B" w:rsidR="00344768" w:rsidP="00925E58" w:rsidRDefault="00344768" w14:paraId="152FF3E4" w14:textId="3E21F6E8">
      <w:pPr>
        <w:jc w:val="center"/>
        <w:rPr>
          <w:rFonts w:ascii="Times New Roman" w:hAnsi="Times New Roman" w:eastAsia="Arial" w:cs="Times New Roman"/>
          <w:sz w:val="32"/>
          <w:szCs w:val="32"/>
        </w:rPr>
      </w:pPr>
    </w:p>
    <w:p w:rsidRPr="00AC303B" w:rsidR="00344768" w:rsidP="00925E58" w:rsidRDefault="00344768" w14:paraId="6BAC2E5E" w14:textId="6742A8E0">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TEAM MEMBERS</w:t>
      </w:r>
    </w:p>
    <w:p w:rsidRPr="00AC303B" w:rsidR="00AD27A9" w:rsidP="00925E58" w:rsidRDefault="00AD27A9" w14:paraId="31971B67" w14:textId="3CA48A69">
      <w:pPr>
        <w:jc w:val="center"/>
        <w:rPr>
          <w:rFonts w:ascii="Times New Roman" w:hAnsi="Times New Roman" w:eastAsia="Arial" w:cs="Times New Roman"/>
          <w:sz w:val="32"/>
          <w:szCs w:val="32"/>
        </w:rPr>
      </w:pPr>
    </w:p>
    <w:p w:rsidRPr="00AC303B" w:rsidR="00AD27A9" w:rsidP="00925E58" w:rsidRDefault="00AD27A9" w14:paraId="2E52D25D" w14:textId="484503DB">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 xml:space="preserve">Bikash </w:t>
      </w:r>
      <w:proofErr w:type="spellStart"/>
      <w:r w:rsidRPr="00AC303B">
        <w:rPr>
          <w:rFonts w:ascii="Times New Roman" w:hAnsi="Times New Roman" w:eastAsia="Arial" w:cs="Times New Roman"/>
          <w:sz w:val="32"/>
          <w:szCs w:val="32"/>
        </w:rPr>
        <w:t>Giri</w:t>
      </w:r>
      <w:proofErr w:type="spellEnd"/>
      <w:r w:rsidRPr="00AC303B">
        <w:rPr>
          <w:rFonts w:ascii="Times New Roman" w:hAnsi="Times New Roman" w:eastAsia="Arial" w:cs="Times New Roman"/>
          <w:sz w:val="32"/>
          <w:szCs w:val="32"/>
        </w:rPr>
        <w:t xml:space="preserve"> (101575097)</w:t>
      </w:r>
    </w:p>
    <w:p w:rsidRPr="00AC303B" w:rsidR="00AD27A9" w:rsidP="00925E58" w:rsidRDefault="00AD27A9" w14:paraId="3A5D0098" w14:textId="62E70C5F">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Chia-Wei Chang (101570243)</w:t>
      </w:r>
    </w:p>
    <w:p w:rsidRPr="00AC303B" w:rsidR="00AD27A9" w:rsidP="00925E58" w:rsidRDefault="00AD27A9" w14:paraId="1CEC93A6" w14:textId="21D7F976">
      <w:pPr>
        <w:jc w:val="center"/>
        <w:rPr>
          <w:rFonts w:ascii="Times New Roman" w:hAnsi="Times New Roman" w:eastAsia="Arial" w:cs="Times New Roman"/>
          <w:sz w:val="32"/>
          <w:szCs w:val="32"/>
        </w:rPr>
      </w:pPr>
      <w:proofErr w:type="spellStart"/>
      <w:r w:rsidRPr="00AC303B">
        <w:rPr>
          <w:rFonts w:ascii="Times New Roman" w:hAnsi="Times New Roman" w:eastAsia="Arial" w:cs="Times New Roman"/>
          <w:sz w:val="32"/>
          <w:szCs w:val="32"/>
        </w:rPr>
        <w:t>Diparshan</w:t>
      </w:r>
      <w:proofErr w:type="spellEnd"/>
      <w:r w:rsidRPr="00AC303B">
        <w:rPr>
          <w:rFonts w:ascii="Times New Roman" w:hAnsi="Times New Roman" w:eastAsia="Arial" w:cs="Times New Roman"/>
          <w:sz w:val="32"/>
          <w:szCs w:val="32"/>
        </w:rPr>
        <w:t xml:space="preserve"> Bhattarai (101494737)</w:t>
      </w:r>
    </w:p>
    <w:p w:rsidRPr="00AC303B" w:rsidR="00AD27A9" w:rsidP="00925E58" w:rsidRDefault="00AD27A9" w14:paraId="3AE90545" w14:textId="1FF655CF">
      <w:pPr>
        <w:jc w:val="center"/>
        <w:rPr>
          <w:rFonts w:ascii="Times New Roman" w:hAnsi="Times New Roman" w:eastAsia="Arial" w:cs="Times New Roman"/>
          <w:sz w:val="32"/>
          <w:szCs w:val="32"/>
        </w:rPr>
      </w:pPr>
      <w:proofErr w:type="spellStart"/>
      <w:r w:rsidRPr="00AC303B">
        <w:rPr>
          <w:rFonts w:ascii="Times New Roman" w:hAnsi="Times New Roman" w:eastAsia="Arial" w:cs="Times New Roman"/>
          <w:sz w:val="32"/>
          <w:szCs w:val="32"/>
        </w:rPr>
        <w:t>Hsi</w:t>
      </w:r>
      <w:proofErr w:type="spellEnd"/>
      <w:r w:rsidRPr="00AC303B">
        <w:rPr>
          <w:rFonts w:ascii="Times New Roman" w:hAnsi="Times New Roman" w:eastAsia="Arial" w:cs="Times New Roman"/>
          <w:sz w:val="32"/>
          <w:szCs w:val="32"/>
        </w:rPr>
        <w:t>-Teng Liu (101576074)</w:t>
      </w:r>
    </w:p>
    <w:p w:rsidRPr="00AC303B" w:rsidR="00AD27A9" w:rsidP="00925E58" w:rsidRDefault="00AD27A9" w14:paraId="187C0A3A" w14:textId="4B4F87A0">
      <w:pPr>
        <w:jc w:val="center"/>
        <w:rPr>
          <w:rFonts w:ascii="Times New Roman" w:hAnsi="Times New Roman" w:eastAsia="Arial" w:cs="Times New Roman"/>
          <w:sz w:val="32"/>
          <w:szCs w:val="32"/>
        </w:rPr>
      </w:pPr>
      <w:proofErr w:type="spellStart"/>
      <w:r w:rsidRPr="00AC303B">
        <w:rPr>
          <w:rFonts w:ascii="Times New Roman" w:hAnsi="Times New Roman" w:eastAsia="Arial" w:cs="Times New Roman"/>
          <w:sz w:val="32"/>
          <w:szCs w:val="32"/>
        </w:rPr>
        <w:t>Gavriel</w:t>
      </w:r>
      <w:proofErr w:type="spellEnd"/>
      <w:r w:rsidRPr="00AC303B">
        <w:rPr>
          <w:rFonts w:ascii="Times New Roman" w:hAnsi="Times New Roman" w:eastAsia="Arial" w:cs="Times New Roman"/>
          <w:sz w:val="32"/>
          <w:szCs w:val="32"/>
        </w:rPr>
        <w:t xml:space="preserve"> </w:t>
      </w:r>
      <w:proofErr w:type="spellStart"/>
      <w:r w:rsidRPr="00AC303B">
        <w:rPr>
          <w:rFonts w:ascii="Times New Roman" w:hAnsi="Times New Roman" w:eastAsia="Arial" w:cs="Times New Roman"/>
          <w:sz w:val="32"/>
          <w:szCs w:val="32"/>
        </w:rPr>
        <w:t>Kirichenko</w:t>
      </w:r>
      <w:proofErr w:type="spellEnd"/>
      <w:r w:rsidRPr="00AC303B">
        <w:rPr>
          <w:rFonts w:ascii="Times New Roman" w:hAnsi="Times New Roman" w:eastAsia="Arial" w:cs="Times New Roman"/>
          <w:sz w:val="32"/>
          <w:szCs w:val="32"/>
        </w:rPr>
        <w:t xml:space="preserve"> (101119609)</w:t>
      </w:r>
    </w:p>
    <w:p w:rsidRPr="00AC303B" w:rsidR="00AD27A9" w:rsidP="00925E58" w:rsidRDefault="00AD27A9" w14:paraId="69A10498" w14:textId="5062504F">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Abdul-</w:t>
      </w:r>
      <w:proofErr w:type="spellStart"/>
      <w:r w:rsidRPr="00AC303B">
        <w:rPr>
          <w:rFonts w:ascii="Times New Roman" w:hAnsi="Times New Roman" w:eastAsia="Arial" w:cs="Times New Roman"/>
          <w:sz w:val="32"/>
          <w:szCs w:val="32"/>
        </w:rPr>
        <w:t>Rasaq</w:t>
      </w:r>
      <w:proofErr w:type="spellEnd"/>
      <w:r w:rsidRPr="00AC303B">
        <w:rPr>
          <w:rFonts w:ascii="Times New Roman" w:hAnsi="Times New Roman" w:eastAsia="Arial" w:cs="Times New Roman"/>
          <w:sz w:val="32"/>
          <w:szCs w:val="32"/>
        </w:rPr>
        <w:t xml:space="preserve"> </w:t>
      </w:r>
      <w:proofErr w:type="spellStart"/>
      <w:r w:rsidRPr="00AC303B">
        <w:rPr>
          <w:rFonts w:ascii="Times New Roman" w:hAnsi="Times New Roman" w:eastAsia="Arial" w:cs="Times New Roman"/>
          <w:sz w:val="32"/>
          <w:szCs w:val="32"/>
        </w:rPr>
        <w:t>Omisesan</w:t>
      </w:r>
      <w:proofErr w:type="spellEnd"/>
      <w:r w:rsidRPr="00AC303B">
        <w:rPr>
          <w:rFonts w:ascii="Times New Roman" w:hAnsi="Times New Roman" w:eastAsia="Arial" w:cs="Times New Roman"/>
          <w:sz w:val="32"/>
          <w:szCs w:val="32"/>
        </w:rPr>
        <w:t xml:space="preserve"> (101571156)</w:t>
      </w:r>
    </w:p>
    <w:p w:rsidRPr="00AC303B" w:rsidR="00AD27A9" w:rsidP="00925E58" w:rsidRDefault="00AD27A9" w14:paraId="613A3DE4" w14:textId="132D2257">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Callum Arul (101585383)</w:t>
      </w:r>
    </w:p>
    <w:p w:rsidRPr="00AC303B" w:rsidR="00AD27A9" w:rsidP="00925E58" w:rsidRDefault="00AD27A9" w14:paraId="2182C455" w14:textId="0B2F3583">
      <w:pPr>
        <w:jc w:val="center"/>
        <w:rPr>
          <w:rFonts w:ascii="Times New Roman" w:hAnsi="Times New Roman" w:eastAsia="Arial" w:cs="Times New Roman"/>
          <w:sz w:val="32"/>
          <w:szCs w:val="32"/>
        </w:rPr>
      </w:pPr>
      <w:proofErr w:type="spellStart"/>
      <w:r w:rsidRPr="00AC303B">
        <w:rPr>
          <w:rFonts w:ascii="Times New Roman" w:hAnsi="Times New Roman" w:eastAsia="Arial" w:cs="Times New Roman"/>
          <w:sz w:val="32"/>
          <w:szCs w:val="32"/>
        </w:rPr>
        <w:t>Friba</w:t>
      </w:r>
      <w:proofErr w:type="spellEnd"/>
      <w:r w:rsidRPr="00AC303B">
        <w:rPr>
          <w:rFonts w:ascii="Times New Roman" w:hAnsi="Times New Roman" w:eastAsia="Arial" w:cs="Times New Roman"/>
          <w:sz w:val="32"/>
          <w:szCs w:val="32"/>
        </w:rPr>
        <w:t xml:space="preserve"> </w:t>
      </w:r>
      <w:proofErr w:type="spellStart"/>
      <w:r w:rsidRPr="00AC303B">
        <w:rPr>
          <w:rFonts w:ascii="Times New Roman" w:hAnsi="Times New Roman" w:eastAsia="Arial" w:cs="Times New Roman"/>
          <w:sz w:val="32"/>
          <w:szCs w:val="32"/>
        </w:rPr>
        <w:t>Hussainyar</w:t>
      </w:r>
      <w:proofErr w:type="spellEnd"/>
      <w:r w:rsidRPr="00AC303B">
        <w:rPr>
          <w:rFonts w:ascii="Times New Roman" w:hAnsi="Times New Roman" w:eastAsia="Arial" w:cs="Times New Roman"/>
          <w:sz w:val="32"/>
          <w:szCs w:val="32"/>
        </w:rPr>
        <w:t xml:space="preserve"> (101591222)</w:t>
      </w:r>
    </w:p>
    <w:p w:rsidRPr="00AC303B" w:rsidR="00AD27A9" w:rsidP="00925E58" w:rsidRDefault="00AD27A9" w14:paraId="2E52D0D1" w14:textId="119E2E9E">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Vivek Panchal (101484976)</w:t>
      </w:r>
    </w:p>
    <w:p w:rsidRPr="00AC303B" w:rsidR="00AD27A9" w:rsidP="00925E58" w:rsidRDefault="00AD27A9" w14:paraId="3B30212A" w14:textId="77777777">
      <w:pPr>
        <w:jc w:val="center"/>
        <w:rPr>
          <w:rFonts w:ascii="Times New Roman" w:hAnsi="Times New Roman" w:eastAsia="Arial" w:cs="Times New Roman"/>
          <w:sz w:val="32"/>
          <w:szCs w:val="32"/>
        </w:rPr>
      </w:pPr>
    </w:p>
    <w:p w:rsidRPr="00AC303B" w:rsidR="00344768" w:rsidP="00925E58" w:rsidRDefault="00AD27A9" w14:paraId="27748ADB" w14:textId="1F93CCEE">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 xml:space="preserve">Applied AI Solutions Development, School of Computer Technology George Brown </w:t>
      </w:r>
      <w:r w:rsidRPr="00AC303B" w:rsidR="00344768">
        <w:rPr>
          <w:rFonts w:ascii="Times New Roman" w:hAnsi="Times New Roman" w:eastAsia="Arial" w:cs="Times New Roman"/>
          <w:sz w:val="32"/>
          <w:szCs w:val="32"/>
        </w:rPr>
        <w:t xml:space="preserve">College – </w:t>
      </w:r>
      <w:r w:rsidRPr="00AC303B">
        <w:rPr>
          <w:rFonts w:ascii="Times New Roman" w:hAnsi="Times New Roman" w:eastAsia="Arial" w:cs="Times New Roman"/>
          <w:sz w:val="32"/>
          <w:szCs w:val="32"/>
        </w:rPr>
        <w:t>Toronto</w:t>
      </w:r>
      <w:r w:rsidRPr="00AC303B" w:rsidR="00344768">
        <w:rPr>
          <w:rFonts w:ascii="Times New Roman" w:hAnsi="Times New Roman" w:eastAsia="Arial" w:cs="Times New Roman"/>
          <w:sz w:val="32"/>
          <w:szCs w:val="32"/>
        </w:rPr>
        <w:t>, ON</w:t>
      </w:r>
    </w:p>
    <w:p w:rsidRPr="00AC303B" w:rsidR="00344768" w:rsidP="00925E58" w:rsidRDefault="00344768" w14:paraId="3CFFAD8E" w14:textId="77777777">
      <w:pPr>
        <w:jc w:val="center"/>
        <w:rPr>
          <w:rFonts w:ascii="Times New Roman" w:hAnsi="Times New Roman" w:eastAsia="Arial" w:cs="Times New Roman"/>
          <w:sz w:val="32"/>
          <w:szCs w:val="32"/>
        </w:rPr>
      </w:pPr>
    </w:p>
    <w:p w:rsidRPr="00AC303B" w:rsidR="00344768" w:rsidP="00925E58" w:rsidRDefault="00344768" w14:paraId="37B1EAB1" w14:textId="68A8484D">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PROF. LOSHANAH SHAKTHIVEL</w:t>
      </w:r>
    </w:p>
    <w:p w:rsidRPr="00AC303B" w:rsidR="00344768" w:rsidP="00925E58" w:rsidRDefault="00344768" w14:paraId="3F85546E" w14:textId="77777777">
      <w:pPr>
        <w:jc w:val="center"/>
        <w:rPr>
          <w:rFonts w:ascii="Times New Roman" w:hAnsi="Times New Roman" w:eastAsia="Arial" w:cs="Times New Roman"/>
          <w:sz w:val="32"/>
          <w:szCs w:val="32"/>
        </w:rPr>
      </w:pPr>
    </w:p>
    <w:p w:rsidRPr="00AC303B" w:rsidR="00344768" w:rsidP="00925E58" w:rsidRDefault="00AD27A9" w14:paraId="5C1462AB" w14:textId="34F40C8C">
      <w:pPr>
        <w:jc w:val="center"/>
        <w:rPr>
          <w:rFonts w:ascii="Times New Roman" w:hAnsi="Times New Roman" w:eastAsia="Arial" w:cs="Times New Roman"/>
          <w:sz w:val="32"/>
          <w:szCs w:val="32"/>
        </w:rPr>
      </w:pPr>
      <w:r w:rsidRPr="00AC303B">
        <w:rPr>
          <w:rFonts w:ascii="Times New Roman" w:hAnsi="Times New Roman" w:eastAsia="Arial" w:cs="Times New Roman"/>
          <w:sz w:val="32"/>
          <w:szCs w:val="32"/>
        </w:rPr>
        <w:t>January</w:t>
      </w:r>
      <w:r w:rsidRPr="00AC303B" w:rsidR="00344768">
        <w:rPr>
          <w:rFonts w:ascii="Times New Roman" w:hAnsi="Times New Roman" w:eastAsia="Arial" w:cs="Times New Roman"/>
          <w:sz w:val="32"/>
          <w:szCs w:val="32"/>
        </w:rPr>
        <w:t xml:space="preserve"> </w:t>
      </w:r>
      <w:r w:rsidRPr="00AC303B" w:rsidR="00D963AE">
        <w:rPr>
          <w:rFonts w:ascii="Times New Roman" w:hAnsi="Times New Roman" w:eastAsia="Arial" w:cs="Times New Roman"/>
          <w:sz w:val="32"/>
          <w:szCs w:val="32"/>
        </w:rPr>
        <w:t>28</w:t>
      </w:r>
      <w:r w:rsidRPr="00AC303B" w:rsidR="00344768">
        <w:rPr>
          <w:rFonts w:ascii="Times New Roman" w:hAnsi="Times New Roman" w:eastAsia="Arial" w:cs="Times New Roman"/>
          <w:sz w:val="32"/>
          <w:szCs w:val="32"/>
        </w:rPr>
        <w:t>, 202</w:t>
      </w:r>
      <w:r w:rsidRPr="00AC303B">
        <w:rPr>
          <w:rFonts w:ascii="Times New Roman" w:hAnsi="Times New Roman" w:eastAsia="Arial" w:cs="Times New Roman"/>
          <w:sz w:val="32"/>
          <w:szCs w:val="32"/>
        </w:rPr>
        <w:t>5</w:t>
      </w:r>
    </w:p>
    <w:p w:rsidRPr="00841D44" w:rsidR="00D963AE" w:rsidP="00925E58" w:rsidRDefault="00D963AE" w14:paraId="09E78387" w14:textId="77777777">
      <w:pPr>
        <w:jc w:val="center"/>
        <w:rPr>
          <w:rFonts w:ascii="Times New Roman" w:hAnsi="Times New Roman" w:eastAsia="Arial" w:cs="Times New Roman"/>
        </w:rPr>
      </w:pPr>
    </w:p>
    <w:p w:rsidRPr="00841D44" w:rsidR="00D963AE" w:rsidP="00925E58" w:rsidRDefault="00D963AE" w14:paraId="48A5F3F6" w14:textId="77777777">
      <w:pPr>
        <w:jc w:val="center"/>
        <w:rPr>
          <w:rFonts w:ascii="Times New Roman" w:hAnsi="Times New Roman" w:eastAsia="Arial" w:cs="Times New Roman"/>
        </w:rPr>
      </w:pPr>
    </w:p>
    <w:p w:rsidRPr="00841D44" w:rsidR="00D963AE" w:rsidP="00925E58" w:rsidRDefault="00D963AE" w14:paraId="3BA48A89" w14:textId="77777777">
      <w:pPr>
        <w:jc w:val="center"/>
        <w:rPr>
          <w:rFonts w:ascii="Times New Roman" w:hAnsi="Times New Roman" w:eastAsia="Arial" w:cs="Times New Roman"/>
        </w:rPr>
      </w:pPr>
    </w:p>
    <w:p w:rsidRPr="00841D44" w:rsidR="00D963AE" w:rsidP="00925E58" w:rsidRDefault="00D963AE" w14:paraId="2D443A49" w14:textId="77777777">
      <w:pPr>
        <w:jc w:val="center"/>
        <w:rPr>
          <w:rFonts w:ascii="Times New Roman" w:hAnsi="Times New Roman" w:eastAsia="Arial" w:cs="Times New Roman"/>
        </w:rPr>
      </w:pPr>
    </w:p>
    <w:p w:rsidRPr="00841D44" w:rsidR="00D963AE" w:rsidP="00925E58" w:rsidRDefault="00D963AE" w14:paraId="2A77A316" w14:textId="77777777">
      <w:pPr>
        <w:jc w:val="center"/>
        <w:rPr>
          <w:rFonts w:ascii="Times New Roman" w:hAnsi="Times New Roman" w:eastAsia="Arial" w:cs="Times New Roman"/>
        </w:rPr>
      </w:pPr>
    </w:p>
    <w:p w:rsidR="00D963AE" w:rsidP="1B0CBFB7" w:rsidRDefault="00D963AE" w14:paraId="1E149592" w14:textId="77777777">
      <w:pPr>
        <w:jc w:val="center"/>
        <w:rPr>
          <w:rFonts w:ascii="Times New Roman" w:hAnsi="Times New Roman" w:eastAsia="Arial" w:cs="Times New Roman"/>
        </w:rPr>
      </w:pPr>
    </w:p>
    <w:p w:rsidR="00841D44" w:rsidP="1B0CBFB7" w:rsidRDefault="00841D44" w14:paraId="22BEEEC8" w14:textId="77777777">
      <w:pPr>
        <w:jc w:val="center"/>
        <w:rPr>
          <w:rFonts w:ascii="Times New Roman" w:hAnsi="Times New Roman" w:eastAsia="Arial" w:cs="Times New Roman"/>
        </w:rPr>
      </w:pPr>
    </w:p>
    <w:p w:rsidRPr="00841D44" w:rsidR="00841D44" w:rsidP="1B0CBFB7" w:rsidRDefault="00841D44" w14:paraId="6CC9A994" w14:textId="142DF6F0">
      <w:pPr>
        <w:jc w:val="center"/>
        <w:rPr>
          <w:rFonts w:ascii="Times New Roman" w:hAnsi="Times New Roman" w:eastAsia="Arial" w:cs="Times New Roman"/>
        </w:rPr>
      </w:pPr>
    </w:p>
    <w:sdt>
      <w:sdtPr>
        <w:id w:val="539416700"/>
        <w:docPartObj>
          <w:docPartGallery w:val="Table of Contents"/>
          <w:docPartUnique/>
        </w:docPartObj>
      </w:sdtPr>
      <w:sdtContent>
        <w:p w:rsidRPr="00841D44" w:rsidR="004E4BCE" w:rsidRDefault="004E4BCE" w14:paraId="0440ADF7" w14:textId="6A6A54ED" w14:noSpellErr="1">
          <w:pPr>
            <w:pStyle w:val="TOCHeading"/>
            <w:rPr>
              <w:rFonts w:ascii="Times New Roman" w:hAnsi="Times New Roman" w:eastAsia="Arial" w:cs="Times New Roman"/>
              <w:sz w:val="24"/>
              <w:szCs w:val="24"/>
            </w:rPr>
          </w:pPr>
          <w:bookmarkStart w:name="_Toc1501030105" w:id="350476527"/>
          <w:r w:rsidRPr="2F9D4C03" w:rsidR="004E4BCE">
            <w:rPr>
              <w:rFonts w:ascii="Times New Roman" w:hAnsi="Times New Roman" w:cs="Times New Roman"/>
              <w:sz w:val="24"/>
              <w:szCs w:val="24"/>
            </w:rPr>
            <w:t>Table of Contents</w:t>
          </w:r>
          <w:bookmarkEnd w:id="350476527"/>
        </w:p>
        <w:p w:rsidRPr="00841D44" w:rsidR="004E4BCE" w:rsidP="296A91BA" w:rsidRDefault="296A91BA" w14:paraId="51A03253" w14:textId="676A2CAF">
          <w:pPr>
            <w:pStyle w:val="TOC1"/>
            <w:tabs>
              <w:tab w:val="right" w:leader="dot" w:pos="9345"/>
            </w:tabs>
            <w:rPr>
              <w:rStyle w:val="Hyperlink"/>
            </w:rPr>
          </w:pPr>
          <w:r>
            <w:fldChar w:fldCharType="begin"/>
          </w:r>
          <w:r>
            <w:instrText xml:space="preserve">TOC \o "1-3" \z \u \h</w:instrText>
          </w:r>
          <w:r>
            <w:fldChar w:fldCharType="separate"/>
          </w:r>
          <w:hyperlink w:anchor="_Toc1501030105">
            <w:r w:rsidRPr="2F9D4C03" w:rsidR="2F9D4C03">
              <w:rPr>
                <w:rStyle w:val="Hyperlink"/>
              </w:rPr>
              <w:t>Table of Contents</w:t>
            </w:r>
            <w:r>
              <w:tab/>
            </w:r>
            <w:r>
              <w:fldChar w:fldCharType="begin"/>
            </w:r>
            <w:r>
              <w:instrText xml:space="preserve">PAGEREF _Toc1501030105 \h</w:instrText>
            </w:r>
            <w:r>
              <w:fldChar w:fldCharType="separate"/>
            </w:r>
            <w:r w:rsidRPr="2F9D4C03" w:rsidR="2F9D4C03">
              <w:rPr>
                <w:rStyle w:val="Hyperlink"/>
              </w:rPr>
              <w:t>1</w:t>
            </w:r>
            <w:r>
              <w:fldChar w:fldCharType="end"/>
            </w:r>
          </w:hyperlink>
        </w:p>
        <w:p w:rsidRPr="00841D44" w:rsidR="004E4BCE" w:rsidP="296A91BA" w:rsidRDefault="296A91BA" w14:paraId="09B77857" w14:textId="55FD1560">
          <w:pPr>
            <w:pStyle w:val="TOC1"/>
            <w:tabs>
              <w:tab w:val="right" w:leader="dot" w:pos="9345"/>
            </w:tabs>
            <w:rPr>
              <w:rStyle w:val="Hyperlink"/>
            </w:rPr>
          </w:pPr>
          <w:hyperlink w:anchor="_Toc851855463">
            <w:r w:rsidRPr="2F9D4C03" w:rsidR="2F9D4C03">
              <w:rPr>
                <w:rStyle w:val="Hyperlink"/>
              </w:rPr>
              <w:t>1. Introduction</w:t>
            </w:r>
            <w:r>
              <w:tab/>
            </w:r>
            <w:r>
              <w:fldChar w:fldCharType="begin"/>
            </w:r>
            <w:r>
              <w:instrText xml:space="preserve">PAGEREF _Toc851855463 \h</w:instrText>
            </w:r>
            <w:r>
              <w:fldChar w:fldCharType="separate"/>
            </w:r>
            <w:r w:rsidRPr="2F9D4C03" w:rsidR="2F9D4C03">
              <w:rPr>
                <w:rStyle w:val="Hyperlink"/>
              </w:rPr>
              <w:t>2</w:t>
            </w:r>
            <w:r>
              <w:fldChar w:fldCharType="end"/>
            </w:r>
          </w:hyperlink>
        </w:p>
        <w:p w:rsidRPr="00841D44" w:rsidR="004E4BCE" w:rsidP="296A91BA" w:rsidRDefault="296A91BA" w14:paraId="5E906171" w14:textId="088B0E69">
          <w:pPr>
            <w:pStyle w:val="TOC2"/>
            <w:tabs>
              <w:tab w:val="right" w:leader="dot" w:pos="9345"/>
            </w:tabs>
            <w:rPr>
              <w:rStyle w:val="Hyperlink"/>
            </w:rPr>
          </w:pPr>
          <w:hyperlink w:anchor="_Toc1348885915">
            <w:r w:rsidRPr="2F9D4C03" w:rsidR="2F9D4C03">
              <w:rPr>
                <w:rStyle w:val="Hyperlink"/>
              </w:rPr>
              <w:t>Purpose</w:t>
            </w:r>
            <w:r>
              <w:tab/>
            </w:r>
            <w:r>
              <w:fldChar w:fldCharType="begin"/>
            </w:r>
            <w:r>
              <w:instrText xml:space="preserve">PAGEREF _Toc1348885915 \h</w:instrText>
            </w:r>
            <w:r>
              <w:fldChar w:fldCharType="separate"/>
            </w:r>
            <w:r w:rsidRPr="2F9D4C03" w:rsidR="2F9D4C03">
              <w:rPr>
                <w:rStyle w:val="Hyperlink"/>
              </w:rPr>
              <w:t>2</w:t>
            </w:r>
            <w:r>
              <w:fldChar w:fldCharType="end"/>
            </w:r>
          </w:hyperlink>
        </w:p>
        <w:p w:rsidRPr="00841D44" w:rsidR="004E4BCE" w:rsidP="296A91BA" w:rsidRDefault="296A91BA" w14:paraId="63F722F6" w14:textId="7EB76991">
          <w:pPr>
            <w:pStyle w:val="TOC2"/>
            <w:tabs>
              <w:tab w:val="right" w:leader="dot" w:pos="9345"/>
            </w:tabs>
            <w:rPr>
              <w:rStyle w:val="Hyperlink"/>
            </w:rPr>
          </w:pPr>
          <w:hyperlink w:anchor="_Toc231587488">
            <w:r w:rsidRPr="2F9D4C03" w:rsidR="2F9D4C03">
              <w:rPr>
                <w:rStyle w:val="Hyperlink"/>
              </w:rPr>
              <w:t>Problem Statement</w:t>
            </w:r>
            <w:r>
              <w:tab/>
            </w:r>
            <w:r>
              <w:fldChar w:fldCharType="begin"/>
            </w:r>
            <w:r>
              <w:instrText xml:space="preserve">PAGEREF _Toc231587488 \h</w:instrText>
            </w:r>
            <w:r>
              <w:fldChar w:fldCharType="separate"/>
            </w:r>
            <w:r w:rsidRPr="2F9D4C03" w:rsidR="2F9D4C03">
              <w:rPr>
                <w:rStyle w:val="Hyperlink"/>
              </w:rPr>
              <w:t>2</w:t>
            </w:r>
            <w:r>
              <w:fldChar w:fldCharType="end"/>
            </w:r>
          </w:hyperlink>
        </w:p>
        <w:p w:rsidRPr="00841D44" w:rsidR="004E4BCE" w:rsidP="296A91BA" w:rsidRDefault="296A91BA" w14:paraId="1B051B53" w14:textId="49BA5E5E">
          <w:pPr>
            <w:pStyle w:val="TOC2"/>
            <w:tabs>
              <w:tab w:val="right" w:leader="dot" w:pos="9345"/>
            </w:tabs>
            <w:rPr>
              <w:rStyle w:val="Hyperlink"/>
            </w:rPr>
          </w:pPr>
          <w:hyperlink w:anchor="_Toc1451964210">
            <w:r w:rsidRPr="2F9D4C03" w:rsidR="2F9D4C03">
              <w:rPr>
                <w:rStyle w:val="Hyperlink"/>
              </w:rPr>
              <w:t>Python Version &amp; Dependencies</w:t>
            </w:r>
            <w:r>
              <w:tab/>
            </w:r>
            <w:r>
              <w:fldChar w:fldCharType="begin"/>
            </w:r>
            <w:r>
              <w:instrText xml:space="preserve">PAGEREF _Toc1451964210 \h</w:instrText>
            </w:r>
            <w:r>
              <w:fldChar w:fldCharType="separate"/>
            </w:r>
            <w:r w:rsidRPr="2F9D4C03" w:rsidR="2F9D4C03">
              <w:rPr>
                <w:rStyle w:val="Hyperlink"/>
              </w:rPr>
              <w:t>2</w:t>
            </w:r>
            <w:r>
              <w:fldChar w:fldCharType="end"/>
            </w:r>
          </w:hyperlink>
        </w:p>
        <w:p w:rsidRPr="00841D44" w:rsidR="004E4BCE" w:rsidP="296A91BA" w:rsidRDefault="296A91BA" w14:paraId="2DF5FE78" w14:textId="201A1F8B">
          <w:pPr>
            <w:pStyle w:val="TOC1"/>
            <w:tabs>
              <w:tab w:val="right" w:leader="dot" w:pos="9345"/>
            </w:tabs>
            <w:rPr>
              <w:rStyle w:val="Hyperlink"/>
            </w:rPr>
          </w:pPr>
          <w:hyperlink w:anchor="_Toc1829075309">
            <w:r w:rsidRPr="2F9D4C03" w:rsidR="2F9D4C03">
              <w:rPr>
                <w:rStyle w:val="Hyperlink"/>
              </w:rPr>
              <w:t>Dataset Overview</w:t>
            </w:r>
            <w:r>
              <w:tab/>
            </w:r>
            <w:r>
              <w:fldChar w:fldCharType="begin"/>
            </w:r>
            <w:r>
              <w:instrText xml:space="preserve">PAGEREF _Toc1829075309 \h</w:instrText>
            </w:r>
            <w:r>
              <w:fldChar w:fldCharType="separate"/>
            </w:r>
            <w:r w:rsidRPr="2F9D4C03" w:rsidR="2F9D4C03">
              <w:rPr>
                <w:rStyle w:val="Hyperlink"/>
              </w:rPr>
              <w:t>2</w:t>
            </w:r>
            <w:r>
              <w:fldChar w:fldCharType="end"/>
            </w:r>
          </w:hyperlink>
        </w:p>
        <w:p w:rsidRPr="00841D44" w:rsidR="004E4BCE" w:rsidP="296A91BA" w:rsidRDefault="296A91BA" w14:paraId="513007BA" w14:textId="4DDCADF2">
          <w:pPr>
            <w:pStyle w:val="TOC1"/>
            <w:tabs>
              <w:tab w:val="right" w:leader="dot" w:pos="9345"/>
            </w:tabs>
            <w:rPr>
              <w:rStyle w:val="Hyperlink"/>
            </w:rPr>
          </w:pPr>
          <w:hyperlink w:anchor="_Toc2069427701">
            <w:r w:rsidRPr="2F9D4C03" w:rsidR="2F9D4C03">
              <w:rPr>
                <w:rStyle w:val="Hyperlink"/>
              </w:rPr>
              <w:t>Attributes</w:t>
            </w:r>
            <w:r>
              <w:tab/>
            </w:r>
            <w:r>
              <w:fldChar w:fldCharType="begin"/>
            </w:r>
            <w:r>
              <w:instrText xml:space="preserve">PAGEREF _Toc2069427701 \h</w:instrText>
            </w:r>
            <w:r>
              <w:fldChar w:fldCharType="separate"/>
            </w:r>
            <w:r w:rsidRPr="2F9D4C03" w:rsidR="2F9D4C03">
              <w:rPr>
                <w:rStyle w:val="Hyperlink"/>
              </w:rPr>
              <w:t>3</w:t>
            </w:r>
            <w:r>
              <w:fldChar w:fldCharType="end"/>
            </w:r>
          </w:hyperlink>
        </w:p>
        <w:p w:rsidRPr="00841D44" w:rsidR="004E4BCE" w:rsidP="296A91BA" w:rsidRDefault="296A91BA" w14:paraId="3AA54502" w14:textId="78FC6196">
          <w:pPr>
            <w:pStyle w:val="TOC1"/>
            <w:tabs>
              <w:tab w:val="right" w:leader="dot" w:pos="9345"/>
            </w:tabs>
            <w:rPr>
              <w:rStyle w:val="Hyperlink"/>
            </w:rPr>
          </w:pPr>
          <w:hyperlink w:anchor="_Toc1766531414">
            <w:r w:rsidRPr="2F9D4C03" w:rsidR="2F9D4C03">
              <w:rPr>
                <w:rStyle w:val="Hyperlink"/>
              </w:rPr>
              <w:t>Exploratory Data Analysis</w:t>
            </w:r>
            <w:r>
              <w:tab/>
            </w:r>
            <w:r>
              <w:fldChar w:fldCharType="begin"/>
            </w:r>
            <w:r>
              <w:instrText xml:space="preserve">PAGEREF _Toc1766531414 \h</w:instrText>
            </w:r>
            <w:r>
              <w:fldChar w:fldCharType="separate"/>
            </w:r>
            <w:r w:rsidRPr="2F9D4C03" w:rsidR="2F9D4C03">
              <w:rPr>
                <w:rStyle w:val="Hyperlink"/>
              </w:rPr>
              <w:t>3</w:t>
            </w:r>
            <w:r>
              <w:fldChar w:fldCharType="end"/>
            </w:r>
          </w:hyperlink>
        </w:p>
        <w:p w:rsidRPr="00841D44" w:rsidR="004E4BCE" w:rsidP="296A91BA" w:rsidRDefault="296A91BA" w14:paraId="715540C7" w14:textId="249118B8">
          <w:pPr>
            <w:pStyle w:val="TOC1"/>
            <w:tabs>
              <w:tab w:val="right" w:leader="dot" w:pos="9345"/>
            </w:tabs>
            <w:rPr>
              <w:rStyle w:val="Hyperlink"/>
            </w:rPr>
          </w:pPr>
          <w:hyperlink w:anchor="_Toc942719595">
            <w:r w:rsidRPr="2F9D4C03" w:rsidR="2F9D4C03">
              <w:rPr>
                <w:rStyle w:val="Hyperlink"/>
              </w:rPr>
              <w:t>3. Data Preprocessing</w:t>
            </w:r>
            <w:r>
              <w:tab/>
            </w:r>
            <w:r>
              <w:fldChar w:fldCharType="begin"/>
            </w:r>
            <w:r>
              <w:instrText xml:space="preserve">PAGEREF _Toc942719595 \h</w:instrText>
            </w:r>
            <w:r>
              <w:fldChar w:fldCharType="separate"/>
            </w:r>
            <w:r w:rsidRPr="2F9D4C03" w:rsidR="2F9D4C03">
              <w:rPr>
                <w:rStyle w:val="Hyperlink"/>
              </w:rPr>
              <w:t>3</w:t>
            </w:r>
            <w:r>
              <w:fldChar w:fldCharType="end"/>
            </w:r>
          </w:hyperlink>
        </w:p>
        <w:p w:rsidRPr="00841D44" w:rsidR="004E4BCE" w:rsidP="296A91BA" w:rsidRDefault="296A91BA" w14:paraId="6EA31770" w14:textId="2F438092">
          <w:pPr>
            <w:pStyle w:val="TOC2"/>
            <w:tabs>
              <w:tab w:val="right" w:leader="dot" w:pos="9345"/>
            </w:tabs>
            <w:rPr>
              <w:rStyle w:val="Hyperlink"/>
            </w:rPr>
          </w:pPr>
          <w:hyperlink w:anchor="_Toc1048621278">
            <w:r w:rsidRPr="2F9D4C03" w:rsidR="2F9D4C03">
              <w:rPr>
                <w:rStyle w:val="Hyperlink"/>
              </w:rPr>
              <w:t>1. Introduction</w:t>
            </w:r>
            <w:r>
              <w:tab/>
            </w:r>
            <w:r>
              <w:fldChar w:fldCharType="begin"/>
            </w:r>
            <w:r>
              <w:instrText xml:space="preserve">PAGEREF _Toc1048621278 \h</w:instrText>
            </w:r>
            <w:r>
              <w:fldChar w:fldCharType="separate"/>
            </w:r>
            <w:r w:rsidRPr="2F9D4C03" w:rsidR="2F9D4C03">
              <w:rPr>
                <w:rStyle w:val="Hyperlink"/>
              </w:rPr>
              <w:t>4</w:t>
            </w:r>
            <w:r>
              <w:fldChar w:fldCharType="end"/>
            </w:r>
          </w:hyperlink>
        </w:p>
        <w:p w:rsidRPr="00841D44" w:rsidR="004E4BCE" w:rsidP="296A91BA" w:rsidRDefault="296A91BA" w14:paraId="01C71B5A" w14:textId="2466F41E">
          <w:pPr>
            <w:pStyle w:val="TOC2"/>
            <w:tabs>
              <w:tab w:val="right" w:leader="dot" w:pos="9345"/>
            </w:tabs>
            <w:rPr>
              <w:rStyle w:val="Hyperlink"/>
            </w:rPr>
          </w:pPr>
          <w:hyperlink w:anchor="_Toc696151220">
            <w:r w:rsidRPr="2F9D4C03" w:rsidR="2F9D4C03">
              <w:rPr>
                <w:rStyle w:val="Hyperlink"/>
              </w:rPr>
              <w:t>2. Data Cleaning</w:t>
            </w:r>
            <w:r>
              <w:tab/>
            </w:r>
            <w:r>
              <w:fldChar w:fldCharType="begin"/>
            </w:r>
            <w:r>
              <w:instrText xml:space="preserve">PAGEREF _Toc696151220 \h</w:instrText>
            </w:r>
            <w:r>
              <w:fldChar w:fldCharType="separate"/>
            </w:r>
            <w:r w:rsidRPr="2F9D4C03" w:rsidR="2F9D4C03">
              <w:rPr>
                <w:rStyle w:val="Hyperlink"/>
              </w:rPr>
              <w:t>4</w:t>
            </w:r>
            <w:r>
              <w:fldChar w:fldCharType="end"/>
            </w:r>
          </w:hyperlink>
        </w:p>
        <w:p w:rsidRPr="00841D44" w:rsidR="004E4BCE" w:rsidP="296A91BA" w:rsidRDefault="296A91BA" w14:paraId="4E710251" w14:textId="5EA7B027">
          <w:pPr>
            <w:pStyle w:val="TOC3"/>
            <w:tabs>
              <w:tab w:val="right" w:leader="dot" w:pos="9345"/>
            </w:tabs>
            <w:rPr>
              <w:rStyle w:val="Hyperlink"/>
            </w:rPr>
          </w:pPr>
          <w:hyperlink w:anchor="_Toc1502157980">
            <w:r w:rsidRPr="2F9D4C03" w:rsidR="2F9D4C03">
              <w:rPr>
                <w:rStyle w:val="Hyperlink"/>
              </w:rPr>
              <w:t>2.1 Handling Missing Values</w:t>
            </w:r>
            <w:r>
              <w:tab/>
            </w:r>
            <w:r>
              <w:fldChar w:fldCharType="begin"/>
            </w:r>
            <w:r>
              <w:instrText xml:space="preserve">PAGEREF _Toc1502157980 \h</w:instrText>
            </w:r>
            <w:r>
              <w:fldChar w:fldCharType="separate"/>
            </w:r>
            <w:r w:rsidRPr="2F9D4C03" w:rsidR="2F9D4C03">
              <w:rPr>
                <w:rStyle w:val="Hyperlink"/>
              </w:rPr>
              <w:t>4</w:t>
            </w:r>
            <w:r>
              <w:fldChar w:fldCharType="end"/>
            </w:r>
          </w:hyperlink>
        </w:p>
        <w:p w:rsidRPr="00841D44" w:rsidR="004E4BCE" w:rsidP="296A91BA" w:rsidRDefault="296A91BA" w14:paraId="6072C73A" w14:textId="4AEB59A0">
          <w:pPr>
            <w:pStyle w:val="TOC3"/>
            <w:tabs>
              <w:tab w:val="right" w:leader="dot" w:pos="9345"/>
            </w:tabs>
            <w:rPr>
              <w:rStyle w:val="Hyperlink"/>
            </w:rPr>
          </w:pPr>
          <w:hyperlink w:anchor="_Toc2039673792">
            <w:r w:rsidRPr="2F9D4C03" w:rsidR="2F9D4C03">
              <w:rPr>
                <w:rStyle w:val="Hyperlink"/>
              </w:rPr>
              <w:t>2.2 Handling Duplicate Records</w:t>
            </w:r>
            <w:r>
              <w:tab/>
            </w:r>
            <w:r>
              <w:fldChar w:fldCharType="begin"/>
            </w:r>
            <w:r>
              <w:instrText xml:space="preserve">PAGEREF _Toc2039673792 \h</w:instrText>
            </w:r>
            <w:r>
              <w:fldChar w:fldCharType="separate"/>
            </w:r>
            <w:r w:rsidRPr="2F9D4C03" w:rsidR="2F9D4C03">
              <w:rPr>
                <w:rStyle w:val="Hyperlink"/>
              </w:rPr>
              <w:t>4</w:t>
            </w:r>
            <w:r>
              <w:fldChar w:fldCharType="end"/>
            </w:r>
          </w:hyperlink>
        </w:p>
        <w:p w:rsidRPr="00841D44" w:rsidR="004E4BCE" w:rsidP="296A91BA" w:rsidRDefault="296A91BA" w14:paraId="2E51D8D5" w14:textId="76090844">
          <w:pPr>
            <w:pStyle w:val="TOC2"/>
            <w:tabs>
              <w:tab w:val="right" w:leader="dot" w:pos="9345"/>
            </w:tabs>
            <w:rPr>
              <w:rStyle w:val="Hyperlink"/>
            </w:rPr>
          </w:pPr>
          <w:hyperlink w:anchor="_Toc1671083494">
            <w:r w:rsidRPr="2F9D4C03" w:rsidR="2F9D4C03">
              <w:rPr>
                <w:rStyle w:val="Hyperlink"/>
              </w:rPr>
              <w:t>3. Data Transformation</w:t>
            </w:r>
            <w:r>
              <w:tab/>
            </w:r>
            <w:r>
              <w:fldChar w:fldCharType="begin"/>
            </w:r>
            <w:r>
              <w:instrText xml:space="preserve">PAGEREF _Toc1671083494 \h</w:instrText>
            </w:r>
            <w:r>
              <w:fldChar w:fldCharType="separate"/>
            </w:r>
            <w:r w:rsidRPr="2F9D4C03" w:rsidR="2F9D4C03">
              <w:rPr>
                <w:rStyle w:val="Hyperlink"/>
              </w:rPr>
              <w:t>4</w:t>
            </w:r>
            <w:r>
              <w:fldChar w:fldCharType="end"/>
            </w:r>
          </w:hyperlink>
        </w:p>
        <w:p w:rsidRPr="00841D44" w:rsidR="004E4BCE" w:rsidP="296A91BA" w:rsidRDefault="296A91BA" w14:paraId="14F83847" w14:textId="3999219E">
          <w:pPr>
            <w:pStyle w:val="TOC3"/>
            <w:tabs>
              <w:tab w:val="right" w:leader="dot" w:pos="9345"/>
            </w:tabs>
            <w:rPr>
              <w:rStyle w:val="Hyperlink"/>
            </w:rPr>
          </w:pPr>
          <w:hyperlink w:anchor="_Toc1948762055">
            <w:r w:rsidRPr="2F9D4C03" w:rsidR="2F9D4C03">
              <w:rPr>
                <w:rStyle w:val="Hyperlink"/>
              </w:rPr>
              <w:t>3.1 Encoding Categorical Variables</w:t>
            </w:r>
            <w:r>
              <w:tab/>
            </w:r>
            <w:r>
              <w:fldChar w:fldCharType="begin"/>
            </w:r>
            <w:r>
              <w:instrText xml:space="preserve">PAGEREF _Toc1948762055 \h</w:instrText>
            </w:r>
            <w:r>
              <w:fldChar w:fldCharType="separate"/>
            </w:r>
            <w:r w:rsidRPr="2F9D4C03" w:rsidR="2F9D4C03">
              <w:rPr>
                <w:rStyle w:val="Hyperlink"/>
              </w:rPr>
              <w:t>4</w:t>
            </w:r>
            <w:r>
              <w:fldChar w:fldCharType="end"/>
            </w:r>
          </w:hyperlink>
        </w:p>
        <w:p w:rsidRPr="00841D44" w:rsidR="004E4BCE" w:rsidP="296A91BA" w:rsidRDefault="296A91BA" w14:paraId="1193A78E" w14:textId="426EE91F">
          <w:pPr>
            <w:pStyle w:val="TOC3"/>
            <w:tabs>
              <w:tab w:val="right" w:leader="dot" w:pos="9345"/>
            </w:tabs>
            <w:rPr>
              <w:rStyle w:val="Hyperlink"/>
            </w:rPr>
          </w:pPr>
          <w:hyperlink w:anchor="_Toc718138795">
            <w:r w:rsidRPr="2F9D4C03" w:rsidR="2F9D4C03">
              <w:rPr>
                <w:rStyle w:val="Hyperlink"/>
              </w:rPr>
              <w:t>3.2 Scaling and Normalization</w:t>
            </w:r>
            <w:r>
              <w:tab/>
            </w:r>
            <w:r>
              <w:fldChar w:fldCharType="begin"/>
            </w:r>
            <w:r>
              <w:instrText xml:space="preserve">PAGEREF _Toc718138795 \h</w:instrText>
            </w:r>
            <w:r>
              <w:fldChar w:fldCharType="separate"/>
            </w:r>
            <w:r w:rsidRPr="2F9D4C03" w:rsidR="2F9D4C03">
              <w:rPr>
                <w:rStyle w:val="Hyperlink"/>
              </w:rPr>
              <w:t>4</w:t>
            </w:r>
            <w:r>
              <w:fldChar w:fldCharType="end"/>
            </w:r>
          </w:hyperlink>
        </w:p>
        <w:p w:rsidRPr="00841D44" w:rsidR="004E4BCE" w:rsidP="296A91BA" w:rsidRDefault="296A91BA" w14:paraId="688FA90F" w14:textId="4CCDC6DB">
          <w:pPr>
            <w:pStyle w:val="TOC2"/>
            <w:tabs>
              <w:tab w:val="right" w:leader="dot" w:pos="9345"/>
            </w:tabs>
            <w:rPr>
              <w:rStyle w:val="Hyperlink"/>
            </w:rPr>
          </w:pPr>
          <w:hyperlink w:anchor="_Toc1154080391">
            <w:r w:rsidRPr="2F9D4C03" w:rsidR="2F9D4C03">
              <w:rPr>
                <w:rStyle w:val="Hyperlink"/>
              </w:rPr>
              <w:t>4. Handling Outliers</w:t>
            </w:r>
            <w:r>
              <w:tab/>
            </w:r>
            <w:r>
              <w:fldChar w:fldCharType="begin"/>
            </w:r>
            <w:r>
              <w:instrText xml:space="preserve">PAGEREF _Toc1154080391 \h</w:instrText>
            </w:r>
            <w:r>
              <w:fldChar w:fldCharType="separate"/>
            </w:r>
            <w:r w:rsidRPr="2F9D4C03" w:rsidR="2F9D4C03">
              <w:rPr>
                <w:rStyle w:val="Hyperlink"/>
              </w:rPr>
              <w:t>4</w:t>
            </w:r>
            <w:r>
              <w:fldChar w:fldCharType="end"/>
            </w:r>
          </w:hyperlink>
        </w:p>
        <w:p w:rsidRPr="00841D44" w:rsidR="004E4BCE" w:rsidP="296A91BA" w:rsidRDefault="296A91BA" w14:paraId="6A55804F" w14:textId="0F0C973B">
          <w:pPr>
            <w:pStyle w:val="TOC2"/>
            <w:tabs>
              <w:tab w:val="right" w:leader="dot" w:pos="9345"/>
            </w:tabs>
            <w:rPr>
              <w:rStyle w:val="Hyperlink"/>
            </w:rPr>
          </w:pPr>
          <w:hyperlink w:anchor="_Toc2000706792">
            <w:r w:rsidRPr="2F9D4C03" w:rsidR="2F9D4C03">
              <w:rPr>
                <w:rStyle w:val="Hyperlink"/>
              </w:rPr>
              <w:t>5. Data Splitting</w:t>
            </w:r>
            <w:r>
              <w:tab/>
            </w:r>
            <w:r>
              <w:fldChar w:fldCharType="begin"/>
            </w:r>
            <w:r>
              <w:instrText xml:space="preserve">PAGEREF _Toc2000706792 \h</w:instrText>
            </w:r>
            <w:r>
              <w:fldChar w:fldCharType="separate"/>
            </w:r>
            <w:r w:rsidRPr="2F9D4C03" w:rsidR="2F9D4C03">
              <w:rPr>
                <w:rStyle w:val="Hyperlink"/>
              </w:rPr>
              <w:t>4</w:t>
            </w:r>
            <w:r>
              <w:fldChar w:fldCharType="end"/>
            </w:r>
          </w:hyperlink>
        </w:p>
        <w:p w:rsidRPr="00841D44" w:rsidR="004E4BCE" w:rsidP="296A91BA" w:rsidRDefault="296A91BA" w14:paraId="6D284B0F" w14:textId="34A86461">
          <w:pPr>
            <w:pStyle w:val="TOC2"/>
            <w:tabs>
              <w:tab w:val="right" w:leader="dot" w:pos="9345"/>
            </w:tabs>
            <w:rPr>
              <w:rStyle w:val="Hyperlink"/>
            </w:rPr>
          </w:pPr>
          <w:hyperlink w:anchor="_Toc93469330">
            <w:r w:rsidRPr="2F9D4C03" w:rsidR="2F9D4C03">
              <w:rPr>
                <w:rStyle w:val="Hyperlink"/>
              </w:rPr>
              <w:t>6. Conclusion</w:t>
            </w:r>
            <w:r>
              <w:tab/>
            </w:r>
            <w:r>
              <w:fldChar w:fldCharType="begin"/>
            </w:r>
            <w:r>
              <w:instrText xml:space="preserve">PAGEREF _Toc93469330 \h</w:instrText>
            </w:r>
            <w:r>
              <w:fldChar w:fldCharType="separate"/>
            </w:r>
            <w:r w:rsidRPr="2F9D4C03" w:rsidR="2F9D4C03">
              <w:rPr>
                <w:rStyle w:val="Hyperlink"/>
              </w:rPr>
              <w:t>4</w:t>
            </w:r>
            <w:r>
              <w:fldChar w:fldCharType="end"/>
            </w:r>
          </w:hyperlink>
        </w:p>
        <w:p w:rsidRPr="00841D44" w:rsidR="004E4BCE" w:rsidP="296A91BA" w:rsidRDefault="296A91BA" w14:paraId="3DD48206" w14:textId="0F7C620E">
          <w:pPr>
            <w:pStyle w:val="TOC2"/>
            <w:tabs>
              <w:tab w:val="right" w:leader="dot" w:pos="9345"/>
            </w:tabs>
            <w:rPr>
              <w:rStyle w:val="Hyperlink"/>
            </w:rPr>
          </w:pPr>
          <w:hyperlink w:anchor="_Toc1249988171">
            <w:r w:rsidRPr="2F9D4C03" w:rsidR="2F9D4C03">
              <w:rPr>
                <w:rStyle w:val="Hyperlink"/>
              </w:rPr>
              <w:t>7. Feature Selection Analysis</w:t>
            </w:r>
            <w:r>
              <w:tab/>
            </w:r>
            <w:r>
              <w:fldChar w:fldCharType="begin"/>
            </w:r>
            <w:r>
              <w:instrText xml:space="preserve">PAGEREF _Toc1249988171 \h</w:instrText>
            </w:r>
            <w:r>
              <w:fldChar w:fldCharType="separate"/>
            </w:r>
            <w:r w:rsidRPr="2F9D4C03" w:rsidR="2F9D4C03">
              <w:rPr>
                <w:rStyle w:val="Hyperlink"/>
              </w:rPr>
              <w:t>5</w:t>
            </w:r>
            <w:r>
              <w:fldChar w:fldCharType="end"/>
            </w:r>
          </w:hyperlink>
        </w:p>
        <w:p w:rsidRPr="00841D44" w:rsidR="004E4BCE" w:rsidP="296A91BA" w:rsidRDefault="296A91BA" w14:paraId="1C8CF886" w14:textId="057C2B39">
          <w:pPr>
            <w:pStyle w:val="TOC2"/>
            <w:tabs>
              <w:tab w:val="right" w:leader="dot" w:pos="9345"/>
            </w:tabs>
            <w:rPr>
              <w:rStyle w:val="Hyperlink"/>
            </w:rPr>
          </w:pPr>
          <w:hyperlink w:anchor="_Toc1506083008">
            <w:r w:rsidRPr="2F9D4C03" w:rsidR="2F9D4C03">
              <w:rPr>
                <w:rStyle w:val="Hyperlink"/>
              </w:rPr>
              <w:t>Decisions prior to model building</w:t>
            </w:r>
            <w:r>
              <w:tab/>
            </w:r>
            <w:r>
              <w:fldChar w:fldCharType="begin"/>
            </w:r>
            <w:r>
              <w:instrText xml:space="preserve">PAGEREF _Toc1506083008 \h</w:instrText>
            </w:r>
            <w:r>
              <w:fldChar w:fldCharType="separate"/>
            </w:r>
            <w:r w:rsidRPr="2F9D4C03" w:rsidR="2F9D4C03">
              <w:rPr>
                <w:rStyle w:val="Hyperlink"/>
              </w:rPr>
              <w:t>5</w:t>
            </w:r>
            <w:r>
              <w:fldChar w:fldCharType="end"/>
            </w:r>
          </w:hyperlink>
        </w:p>
        <w:p w:rsidRPr="00841D44" w:rsidR="004E4BCE" w:rsidP="296A91BA" w:rsidRDefault="296A91BA" w14:paraId="6726E613" w14:textId="68865247">
          <w:pPr>
            <w:pStyle w:val="TOC1"/>
            <w:tabs>
              <w:tab w:val="right" w:leader="dot" w:pos="9345"/>
            </w:tabs>
            <w:rPr>
              <w:rStyle w:val="Hyperlink"/>
            </w:rPr>
          </w:pPr>
          <w:hyperlink w:anchor="_Toc1230999798">
            <w:r w:rsidRPr="2F9D4C03" w:rsidR="2F9D4C03">
              <w:rPr>
                <w:rStyle w:val="Hyperlink"/>
              </w:rPr>
              <w:t>4. Model Building</w:t>
            </w:r>
            <w:r>
              <w:tab/>
            </w:r>
            <w:r>
              <w:fldChar w:fldCharType="begin"/>
            </w:r>
            <w:r>
              <w:instrText xml:space="preserve">PAGEREF _Toc1230999798 \h</w:instrText>
            </w:r>
            <w:r>
              <w:fldChar w:fldCharType="separate"/>
            </w:r>
            <w:r w:rsidRPr="2F9D4C03" w:rsidR="2F9D4C03">
              <w:rPr>
                <w:rStyle w:val="Hyperlink"/>
              </w:rPr>
              <w:t>5</w:t>
            </w:r>
            <w:r>
              <w:fldChar w:fldCharType="end"/>
            </w:r>
          </w:hyperlink>
        </w:p>
        <w:p w:rsidRPr="00841D44" w:rsidR="004E4BCE" w:rsidP="296A91BA" w:rsidRDefault="296A91BA" w14:paraId="5A5545FC" w14:textId="6252129F">
          <w:pPr>
            <w:pStyle w:val="TOC1"/>
            <w:tabs>
              <w:tab w:val="right" w:leader="dot" w:pos="9345"/>
            </w:tabs>
            <w:rPr>
              <w:rStyle w:val="Hyperlink"/>
            </w:rPr>
          </w:pPr>
          <w:hyperlink w:anchor="_Toc434652566">
            <w:r w:rsidRPr="2F9D4C03" w:rsidR="2F9D4C03">
              <w:rPr>
                <w:rStyle w:val="Hyperlink"/>
              </w:rPr>
              <w:t>4.1 Logistic Regression</w:t>
            </w:r>
            <w:r>
              <w:tab/>
            </w:r>
            <w:r>
              <w:fldChar w:fldCharType="begin"/>
            </w:r>
            <w:r>
              <w:instrText xml:space="preserve">PAGEREF _Toc434652566 \h</w:instrText>
            </w:r>
            <w:r>
              <w:fldChar w:fldCharType="separate"/>
            </w:r>
            <w:r w:rsidRPr="2F9D4C03" w:rsidR="2F9D4C03">
              <w:rPr>
                <w:rStyle w:val="Hyperlink"/>
              </w:rPr>
              <w:t>6</w:t>
            </w:r>
            <w:r>
              <w:fldChar w:fldCharType="end"/>
            </w:r>
          </w:hyperlink>
        </w:p>
        <w:p w:rsidRPr="00841D44" w:rsidR="004E4BCE" w:rsidP="296A91BA" w:rsidRDefault="296A91BA" w14:paraId="146AC1A5" w14:textId="71EA6D10">
          <w:pPr>
            <w:pStyle w:val="TOC2"/>
            <w:tabs>
              <w:tab w:val="right" w:leader="dot" w:pos="9345"/>
            </w:tabs>
            <w:rPr>
              <w:rStyle w:val="Hyperlink"/>
            </w:rPr>
          </w:pPr>
          <w:hyperlink w:anchor="_Toc2125730676">
            <w:r w:rsidRPr="2F9D4C03" w:rsidR="2F9D4C03">
              <w:rPr>
                <w:rStyle w:val="Hyperlink"/>
              </w:rPr>
              <w:t>Models Implemented</w:t>
            </w:r>
            <w:r>
              <w:tab/>
            </w:r>
            <w:r>
              <w:fldChar w:fldCharType="begin"/>
            </w:r>
            <w:r>
              <w:instrText xml:space="preserve">PAGEREF _Toc2125730676 \h</w:instrText>
            </w:r>
            <w:r>
              <w:fldChar w:fldCharType="separate"/>
            </w:r>
            <w:r w:rsidRPr="2F9D4C03" w:rsidR="2F9D4C03">
              <w:rPr>
                <w:rStyle w:val="Hyperlink"/>
              </w:rPr>
              <w:t>6</w:t>
            </w:r>
            <w:r>
              <w:fldChar w:fldCharType="end"/>
            </w:r>
          </w:hyperlink>
        </w:p>
        <w:p w:rsidRPr="00841D44" w:rsidR="004E4BCE" w:rsidP="296A91BA" w:rsidRDefault="296A91BA" w14:paraId="5E939C66" w14:textId="59D0FBAA">
          <w:pPr>
            <w:pStyle w:val="TOC2"/>
            <w:tabs>
              <w:tab w:val="right" w:leader="dot" w:pos="9345"/>
            </w:tabs>
            <w:rPr>
              <w:rStyle w:val="Hyperlink"/>
            </w:rPr>
          </w:pPr>
          <w:hyperlink w:anchor="_Toc1187756980">
            <w:r w:rsidRPr="2F9D4C03" w:rsidR="2F9D4C03">
              <w:rPr>
                <w:rStyle w:val="Hyperlink"/>
              </w:rPr>
              <w:t>Observation and Analysis</w:t>
            </w:r>
            <w:r>
              <w:tab/>
            </w:r>
            <w:r>
              <w:fldChar w:fldCharType="begin"/>
            </w:r>
            <w:r>
              <w:instrText xml:space="preserve">PAGEREF _Toc1187756980 \h</w:instrText>
            </w:r>
            <w:r>
              <w:fldChar w:fldCharType="separate"/>
            </w:r>
            <w:r w:rsidRPr="2F9D4C03" w:rsidR="2F9D4C03">
              <w:rPr>
                <w:rStyle w:val="Hyperlink"/>
              </w:rPr>
              <w:t>6</w:t>
            </w:r>
            <w:r>
              <w:fldChar w:fldCharType="end"/>
            </w:r>
          </w:hyperlink>
        </w:p>
        <w:p w:rsidRPr="00841D44" w:rsidR="004E4BCE" w:rsidP="296A91BA" w:rsidRDefault="296A91BA" w14:paraId="5FE3DD81" w14:textId="60C7D8D0">
          <w:pPr>
            <w:pStyle w:val="TOC1"/>
            <w:tabs>
              <w:tab w:val="right" w:leader="dot" w:pos="9345"/>
            </w:tabs>
            <w:rPr>
              <w:rStyle w:val="Hyperlink"/>
            </w:rPr>
          </w:pPr>
          <w:hyperlink w:anchor="_Toc568212545">
            <w:r w:rsidRPr="2F9D4C03" w:rsidR="2F9D4C03">
              <w:rPr>
                <w:rStyle w:val="Hyperlink"/>
              </w:rPr>
              <w:t>4.2 Decision Tree</w:t>
            </w:r>
            <w:r>
              <w:tab/>
            </w:r>
            <w:r>
              <w:fldChar w:fldCharType="begin"/>
            </w:r>
            <w:r>
              <w:instrText xml:space="preserve">PAGEREF _Toc568212545 \h</w:instrText>
            </w:r>
            <w:r>
              <w:fldChar w:fldCharType="separate"/>
            </w:r>
            <w:r w:rsidRPr="2F9D4C03" w:rsidR="2F9D4C03">
              <w:rPr>
                <w:rStyle w:val="Hyperlink"/>
              </w:rPr>
              <w:t>7</w:t>
            </w:r>
            <w:r>
              <w:fldChar w:fldCharType="end"/>
            </w:r>
          </w:hyperlink>
        </w:p>
        <w:p w:rsidRPr="00841D44" w:rsidR="004E4BCE" w:rsidP="296A91BA" w:rsidRDefault="296A91BA" w14:paraId="43B57FA5" w14:textId="1276A2C7">
          <w:pPr>
            <w:pStyle w:val="TOC3"/>
            <w:tabs>
              <w:tab w:val="right" w:leader="dot" w:pos="9345"/>
            </w:tabs>
            <w:rPr>
              <w:rStyle w:val="Hyperlink"/>
            </w:rPr>
          </w:pPr>
          <w:hyperlink w:anchor="_Toc718828607">
            <w:r w:rsidRPr="2F9D4C03" w:rsidR="2F9D4C03">
              <w:rPr>
                <w:rStyle w:val="Hyperlink"/>
              </w:rPr>
              <w:t>Introduction</w:t>
            </w:r>
            <w:r>
              <w:tab/>
            </w:r>
            <w:r>
              <w:fldChar w:fldCharType="begin"/>
            </w:r>
            <w:r>
              <w:instrText xml:space="preserve">PAGEREF _Toc718828607 \h</w:instrText>
            </w:r>
            <w:r>
              <w:fldChar w:fldCharType="separate"/>
            </w:r>
            <w:r w:rsidRPr="2F9D4C03" w:rsidR="2F9D4C03">
              <w:rPr>
                <w:rStyle w:val="Hyperlink"/>
              </w:rPr>
              <w:t>7</w:t>
            </w:r>
            <w:r>
              <w:fldChar w:fldCharType="end"/>
            </w:r>
          </w:hyperlink>
        </w:p>
        <w:p w:rsidRPr="00841D44" w:rsidR="004E4BCE" w:rsidP="296A91BA" w:rsidRDefault="296A91BA" w14:paraId="24EEB85B" w14:textId="1C632E43">
          <w:pPr>
            <w:pStyle w:val="TOC3"/>
            <w:tabs>
              <w:tab w:val="right" w:leader="dot" w:pos="9345"/>
            </w:tabs>
            <w:rPr>
              <w:rStyle w:val="Hyperlink"/>
            </w:rPr>
          </w:pPr>
          <w:hyperlink w:anchor="_Toc405871478">
            <w:r w:rsidRPr="2F9D4C03" w:rsidR="2F9D4C03">
              <w:rPr>
                <w:rStyle w:val="Hyperlink"/>
              </w:rPr>
              <w:t>Observations and Analysis</w:t>
            </w:r>
            <w:r>
              <w:tab/>
            </w:r>
            <w:r>
              <w:fldChar w:fldCharType="begin"/>
            </w:r>
            <w:r>
              <w:instrText xml:space="preserve">PAGEREF _Toc405871478 \h</w:instrText>
            </w:r>
            <w:r>
              <w:fldChar w:fldCharType="separate"/>
            </w:r>
            <w:r w:rsidRPr="2F9D4C03" w:rsidR="2F9D4C03">
              <w:rPr>
                <w:rStyle w:val="Hyperlink"/>
              </w:rPr>
              <w:t>7</w:t>
            </w:r>
            <w:r>
              <w:fldChar w:fldCharType="end"/>
            </w:r>
          </w:hyperlink>
        </w:p>
        <w:p w:rsidRPr="00841D44" w:rsidR="004E4BCE" w:rsidP="296A91BA" w:rsidRDefault="296A91BA" w14:paraId="7523459C" w14:textId="4404898C">
          <w:pPr>
            <w:pStyle w:val="TOC3"/>
            <w:tabs>
              <w:tab w:val="right" w:leader="dot" w:pos="9345"/>
            </w:tabs>
            <w:rPr>
              <w:rStyle w:val="Hyperlink"/>
            </w:rPr>
          </w:pPr>
          <w:hyperlink w:anchor="_Toc659042387">
            <w:r w:rsidRPr="2F9D4C03" w:rsidR="2F9D4C03">
              <w:rPr>
                <w:rStyle w:val="Hyperlink"/>
              </w:rPr>
              <w:t>Key Findings</w:t>
            </w:r>
            <w:r>
              <w:tab/>
            </w:r>
            <w:r>
              <w:fldChar w:fldCharType="begin"/>
            </w:r>
            <w:r>
              <w:instrText xml:space="preserve">PAGEREF _Toc659042387 \h</w:instrText>
            </w:r>
            <w:r>
              <w:fldChar w:fldCharType="separate"/>
            </w:r>
            <w:r w:rsidRPr="2F9D4C03" w:rsidR="2F9D4C03">
              <w:rPr>
                <w:rStyle w:val="Hyperlink"/>
              </w:rPr>
              <w:t>8</w:t>
            </w:r>
            <w:r>
              <w:fldChar w:fldCharType="end"/>
            </w:r>
          </w:hyperlink>
        </w:p>
        <w:p w:rsidRPr="00841D44" w:rsidR="004E4BCE" w:rsidP="296A91BA" w:rsidRDefault="296A91BA" w14:paraId="6532679B" w14:textId="5A4D32B2">
          <w:pPr>
            <w:pStyle w:val="TOC3"/>
            <w:tabs>
              <w:tab w:val="right" w:leader="dot" w:pos="9345"/>
            </w:tabs>
            <w:rPr>
              <w:rStyle w:val="Hyperlink"/>
            </w:rPr>
          </w:pPr>
          <w:hyperlink w:anchor="_Toc428664593">
            <w:r w:rsidRPr="2F9D4C03" w:rsidR="2F9D4C03">
              <w:rPr>
                <w:rStyle w:val="Hyperlink"/>
              </w:rPr>
              <w:t>Conclusion</w:t>
            </w:r>
            <w:r>
              <w:tab/>
            </w:r>
            <w:r>
              <w:fldChar w:fldCharType="begin"/>
            </w:r>
            <w:r>
              <w:instrText xml:space="preserve">PAGEREF _Toc428664593 \h</w:instrText>
            </w:r>
            <w:r>
              <w:fldChar w:fldCharType="separate"/>
            </w:r>
            <w:r w:rsidRPr="2F9D4C03" w:rsidR="2F9D4C03">
              <w:rPr>
                <w:rStyle w:val="Hyperlink"/>
              </w:rPr>
              <w:t>8</w:t>
            </w:r>
            <w:r>
              <w:fldChar w:fldCharType="end"/>
            </w:r>
          </w:hyperlink>
        </w:p>
        <w:p w:rsidRPr="00841D44" w:rsidR="004E4BCE" w:rsidP="296A91BA" w:rsidRDefault="296A91BA" w14:paraId="59BDA1EA" w14:textId="791B55D3">
          <w:pPr>
            <w:pStyle w:val="TOC1"/>
            <w:tabs>
              <w:tab w:val="right" w:leader="dot" w:pos="9345"/>
            </w:tabs>
            <w:rPr>
              <w:rStyle w:val="Hyperlink"/>
            </w:rPr>
          </w:pPr>
          <w:hyperlink w:anchor="_Toc1397842713">
            <w:r w:rsidRPr="2F9D4C03" w:rsidR="2F9D4C03">
              <w:rPr>
                <w:rStyle w:val="Hyperlink"/>
              </w:rPr>
              <w:t>4.3 Random Forest</w:t>
            </w:r>
            <w:r>
              <w:tab/>
            </w:r>
            <w:r>
              <w:fldChar w:fldCharType="begin"/>
            </w:r>
            <w:r>
              <w:instrText xml:space="preserve">PAGEREF _Toc1397842713 \h</w:instrText>
            </w:r>
            <w:r>
              <w:fldChar w:fldCharType="separate"/>
            </w:r>
            <w:r w:rsidRPr="2F9D4C03" w:rsidR="2F9D4C03">
              <w:rPr>
                <w:rStyle w:val="Hyperlink"/>
              </w:rPr>
              <w:t>8</w:t>
            </w:r>
            <w:r>
              <w:fldChar w:fldCharType="end"/>
            </w:r>
          </w:hyperlink>
        </w:p>
        <w:p w:rsidRPr="00841D44" w:rsidR="004E4BCE" w:rsidP="296A91BA" w:rsidRDefault="296A91BA" w14:paraId="5AF96A78" w14:textId="1B210AAD">
          <w:pPr>
            <w:pStyle w:val="TOC2"/>
            <w:tabs>
              <w:tab w:val="right" w:leader="dot" w:pos="9345"/>
            </w:tabs>
            <w:rPr>
              <w:rStyle w:val="Hyperlink"/>
            </w:rPr>
          </w:pPr>
          <w:hyperlink w:anchor="_Toc2054170396">
            <w:r w:rsidRPr="2F9D4C03" w:rsidR="2F9D4C03">
              <w:rPr>
                <w:rStyle w:val="Hyperlink"/>
              </w:rPr>
              <w:t>Introduction</w:t>
            </w:r>
            <w:r>
              <w:tab/>
            </w:r>
            <w:r>
              <w:fldChar w:fldCharType="begin"/>
            </w:r>
            <w:r>
              <w:instrText xml:space="preserve">PAGEREF _Toc2054170396 \h</w:instrText>
            </w:r>
            <w:r>
              <w:fldChar w:fldCharType="separate"/>
            </w:r>
            <w:r w:rsidRPr="2F9D4C03" w:rsidR="2F9D4C03">
              <w:rPr>
                <w:rStyle w:val="Hyperlink"/>
              </w:rPr>
              <w:t>8</w:t>
            </w:r>
            <w:r>
              <w:fldChar w:fldCharType="end"/>
            </w:r>
          </w:hyperlink>
        </w:p>
        <w:p w:rsidRPr="00841D44" w:rsidR="004E4BCE" w:rsidP="296A91BA" w:rsidRDefault="296A91BA" w14:paraId="2D765CFB" w14:textId="6539DE85">
          <w:pPr>
            <w:pStyle w:val="TOC2"/>
            <w:tabs>
              <w:tab w:val="right" w:leader="dot" w:pos="9345"/>
            </w:tabs>
            <w:rPr>
              <w:rStyle w:val="Hyperlink"/>
            </w:rPr>
          </w:pPr>
          <w:hyperlink w:anchor="_Toc711121962">
            <w:r w:rsidRPr="2F9D4C03" w:rsidR="2F9D4C03">
              <w:rPr>
                <w:rStyle w:val="Hyperlink"/>
              </w:rPr>
              <w:t>Objective</w:t>
            </w:r>
            <w:r>
              <w:tab/>
            </w:r>
            <w:r>
              <w:fldChar w:fldCharType="begin"/>
            </w:r>
            <w:r>
              <w:instrText xml:space="preserve">PAGEREF _Toc711121962 \h</w:instrText>
            </w:r>
            <w:r>
              <w:fldChar w:fldCharType="separate"/>
            </w:r>
            <w:r w:rsidRPr="2F9D4C03" w:rsidR="2F9D4C03">
              <w:rPr>
                <w:rStyle w:val="Hyperlink"/>
              </w:rPr>
              <w:t>8</w:t>
            </w:r>
            <w:r>
              <w:fldChar w:fldCharType="end"/>
            </w:r>
          </w:hyperlink>
        </w:p>
        <w:p w:rsidRPr="00841D44" w:rsidR="004E4BCE" w:rsidP="296A91BA" w:rsidRDefault="296A91BA" w14:paraId="30D9C56D" w14:textId="0ADA08E6">
          <w:pPr>
            <w:pStyle w:val="TOC2"/>
            <w:tabs>
              <w:tab w:val="right" w:leader="dot" w:pos="9345"/>
            </w:tabs>
            <w:rPr>
              <w:rStyle w:val="Hyperlink"/>
            </w:rPr>
          </w:pPr>
          <w:hyperlink w:anchor="_Toc1040017276">
            <w:r w:rsidRPr="2F9D4C03" w:rsidR="2F9D4C03">
              <w:rPr>
                <w:rStyle w:val="Hyperlink"/>
              </w:rPr>
              <w:t>Four models were tested using confusion matrices:</w:t>
            </w:r>
            <w:r>
              <w:tab/>
            </w:r>
            <w:r>
              <w:fldChar w:fldCharType="begin"/>
            </w:r>
            <w:r>
              <w:instrText xml:space="preserve">PAGEREF _Toc1040017276 \h</w:instrText>
            </w:r>
            <w:r>
              <w:fldChar w:fldCharType="separate"/>
            </w:r>
            <w:r w:rsidRPr="2F9D4C03" w:rsidR="2F9D4C03">
              <w:rPr>
                <w:rStyle w:val="Hyperlink"/>
              </w:rPr>
              <w:t>8</w:t>
            </w:r>
            <w:r>
              <w:fldChar w:fldCharType="end"/>
            </w:r>
          </w:hyperlink>
        </w:p>
        <w:p w:rsidRPr="00841D44" w:rsidR="004E4BCE" w:rsidP="296A91BA" w:rsidRDefault="296A91BA" w14:paraId="2D77C1F0" w14:textId="659724E2">
          <w:pPr>
            <w:pStyle w:val="TOC2"/>
            <w:tabs>
              <w:tab w:val="right" w:leader="dot" w:pos="9345"/>
            </w:tabs>
            <w:rPr>
              <w:rStyle w:val="Hyperlink"/>
            </w:rPr>
          </w:pPr>
          <w:hyperlink w:anchor="_Toc624827884">
            <w:r w:rsidRPr="2F9D4C03" w:rsidR="2F9D4C03">
              <w:rPr>
                <w:rStyle w:val="Hyperlink"/>
              </w:rPr>
              <w:t>Overfitting Challenges</w:t>
            </w:r>
            <w:r>
              <w:tab/>
            </w:r>
            <w:r>
              <w:fldChar w:fldCharType="begin"/>
            </w:r>
            <w:r>
              <w:instrText xml:space="preserve">PAGEREF _Toc624827884 \h</w:instrText>
            </w:r>
            <w:r>
              <w:fldChar w:fldCharType="separate"/>
            </w:r>
            <w:r w:rsidRPr="2F9D4C03" w:rsidR="2F9D4C03">
              <w:rPr>
                <w:rStyle w:val="Hyperlink"/>
              </w:rPr>
              <w:t>8</w:t>
            </w:r>
            <w:r>
              <w:fldChar w:fldCharType="end"/>
            </w:r>
          </w:hyperlink>
        </w:p>
        <w:p w:rsidRPr="00841D44" w:rsidR="004E4BCE" w:rsidP="296A91BA" w:rsidRDefault="296A91BA" w14:paraId="6657D7C5" w14:textId="7E17B1A7">
          <w:pPr>
            <w:pStyle w:val="TOC2"/>
            <w:tabs>
              <w:tab w:val="right" w:leader="dot" w:pos="9345"/>
            </w:tabs>
            <w:rPr>
              <w:rStyle w:val="Hyperlink"/>
            </w:rPr>
          </w:pPr>
          <w:hyperlink w:anchor="_Toc1233787813">
            <w:r w:rsidRPr="2F9D4C03" w:rsidR="2F9D4C03">
              <w:rPr>
                <w:rStyle w:val="Hyperlink"/>
              </w:rPr>
              <w:t>Hyperparameters Tuning and Its Role</w:t>
            </w:r>
            <w:r>
              <w:tab/>
            </w:r>
            <w:r>
              <w:fldChar w:fldCharType="begin"/>
            </w:r>
            <w:r>
              <w:instrText xml:space="preserve">PAGEREF _Toc1233787813 \h</w:instrText>
            </w:r>
            <w:r>
              <w:fldChar w:fldCharType="separate"/>
            </w:r>
            <w:r w:rsidRPr="2F9D4C03" w:rsidR="2F9D4C03">
              <w:rPr>
                <w:rStyle w:val="Hyperlink"/>
              </w:rPr>
              <w:t>9</w:t>
            </w:r>
            <w:r>
              <w:fldChar w:fldCharType="end"/>
            </w:r>
          </w:hyperlink>
        </w:p>
        <w:p w:rsidRPr="00841D44" w:rsidR="004E4BCE" w:rsidP="296A91BA" w:rsidRDefault="296A91BA" w14:paraId="52FD9AA0" w14:textId="51B7EA17">
          <w:pPr>
            <w:pStyle w:val="TOC2"/>
            <w:tabs>
              <w:tab w:val="right" w:leader="dot" w:pos="9345"/>
            </w:tabs>
            <w:rPr>
              <w:rStyle w:val="Hyperlink"/>
            </w:rPr>
          </w:pPr>
          <w:hyperlink w:anchor="_Toc1644923835">
            <w:r w:rsidRPr="2F9D4C03" w:rsidR="2F9D4C03">
              <w:rPr>
                <w:rStyle w:val="Hyperlink"/>
              </w:rPr>
              <w:t>Findings</w:t>
            </w:r>
            <w:r>
              <w:tab/>
            </w:r>
            <w:r>
              <w:fldChar w:fldCharType="begin"/>
            </w:r>
            <w:r>
              <w:instrText xml:space="preserve">PAGEREF _Toc1644923835 \h</w:instrText>
            </w:r>
            <w:r>
              <w:fldChar w:fldCharType="separate"/>
            </w:r>
            <w:r w:rsidRPr="2F9D4C03" w:rsidR="2F9D4C03">
              <w:rPr>
                <w:rStyle w:val="Hyperlink"/>
              </w:rPr>
              <w:t>9</w:t>
            </w:r>
            <w:r>
              <w:fldChar w:fldCharType="end"/>
            </w:r>
          </w:hyperlink>
        </w:p>
        <w:p w:rsidRPr="00841D44" w:rsidR="004E4BCE" w:rsidP="296A91BA" w:rsidRDefault="296A91BA" w14:paraId="6621C1D7" w14:textId="7066B8D7">
          <w:pPr>
            <w:pStyle w:val="TOC3"/>
            <w:tabs>
              <w:tab w:val="right" w:leader="dot" w:pos="9345"/>
            </w:tabs>
            <w:rPr>
              <w:rStyle w:val="Hyperlink"/>
            </w:rPr>
          </w:pPr>
          <w:hyperlink w:anchor="_Toc1211395255">
            <w:r w:rsidRPr="2F9D4C03" w:rsidR="2F9D4C03">
              <w:rPr>
                <w:rStyle w:val="Hyperlink"/>
              </w:rPr>
              <w:t>Model Accuracy Comparison</w:t>
            </w:r>
            <w:r>
              <w:tab/>
            </w:r>
            <w:r>
              <w:fldChar w:fldCharType="begin"/>
            </w:r>
            <w:r>
              <w:instrText xml:space="preserve">PAGEREF _Toc1211395255 \h</w:instrText>
            </w:r>
            <w:r>
              <w:fldChar w:fldCharType="separate"/>
            </w:r>
            <w:r w:rsidRPr="2F9D4C03" w:rsidR="2F9D4C03">
              <w:rPr>
                <w:rStyle w:val="Hyperlink"/>
              </w:rPr>
              <w:t>9</w:t>
            </w:r>
            <w:r>
              <w:fldChar w:fldCharType="end"/>
            </w:r>
          </w:hyperlink>
        </w:p>
        <w:p w:rsidRPr="00841D44" w:rsidR="004E4BCE" w:rsidP="296A91BA" w:rsidRDefault="296A91BA" w14:paraId="38164D84" w14:textId="6B584BB6">
          <w:pPr>
            <w:pStyle w:val="TOC2"/>
            <w:tabs>
              <w:tab w:val="right" w:leader="dot" w:pos="9345"/>
            </w:tabs>
            <w:rPr>
              <w:rStyle w:val="Hyperlink"/>
            </w:rPr>
          </w:pPr>
          <w:hyperlink w:anchor="_Toc24931596">
            <w:r w:rsidRPr="2F9D4C03" w:rsidR="2F9D4C03">
              <w:rPr>
                <w:rStyle w:val="Hyperlink"/>
              </w:rPr>
              <w:t>Results and Evaluation</w:t>
            </w:r>
            <w:r>
              <w:tab/>
            </w:r>
            <w:r>
              <w:fldChar w:fldCharType="begin"/>
            </w:r>
            <w:r>
              <w:instrText xml:space="preserve">PAGEREF _Toc24931596 \h</w:instrText>
            </w:r>
            <w:r>
              <w:fldChar w:fldCharType="separate"/>
            </w:r>
            <w:r w:rsidRPr="2F9D4C03" w:rsidR="2F9D4C03">
              <w:rPr>
                <w:rStyle w:val="Hyperlink"/>
              </w:rPr>
              <w:t>9</w:t>
            </w:r>
            <w:r>
              <w:fldChar w:fldCharType="end"/>
            </w:r>
          </w:hyperlink>
        </w:p>
        <w:p w:rsidRPr="00841D44" w:rsidR="004E4BCE" w:rsidP="296A91BA" w:rsidRDefault="296A91BA" w14:paraId="4AA896D2" w14:textId="1443F32C">
          <w:pPr>
            <w:pStyle w:val="TOC1"/>
            <w:tabs>
              <w:tab w:val="right" w:leader="dot" w:pos="9345"/>
            </w:tabs>
            <w:rPr>
              <w:rStyle w:val="Hyperlink"/>
            </w:rPr>
          </w:pPr>
          <w:hyperlink w:anchor="_Toc699248952">
            <w:r w:rsidRPr="2F9D4C03" w:rsidR="2F9D4C03">
              <w:rPr>
                <w:rStyle w:val="Hyperlink"/>
              </w:rPr>
              <w:t>4.4 Stochastic Gradient Descent (SGD)</w:t>
            </w:r>
            <w:r>
              <w:tab/>
            </w:r>
            <w:r>
              <w:fldChar w:fldCharType="begin"/>
            </w:r>
            <w:r>
              <w:instrText xml:space="preserve">PAGEREF _Toc699248952 \h</w:instrText>
            </w:r>
            <w:r>
              <w:fldChar w:fldCharType="separate"/>
            </w:r>
            <w:r w:rsidRPr="2F9D4C03" w:rsidR="2F9D4C03">
              <w:rPr>
                <w:rStyle w:val="Hyperlink"/>
              </w:rPr>
              <w:t>9</w:t>
            </w:r>
            <w:r>
              <w:fldChar w:fldCharType="end"/>
            </w:r>
          </w:hyperlink>
        </w:p>
        <w:p w:rsidRPr="00841D44" w:rsidR="004E4BCE" w:rsidP="296A91BA" w:rsidRDefault="296A91BA" w14:paraId="40AED646" w14:textId="7C78A399">
          <w:pPr>
            <w:pStyle w:val="TOC2"/>
            <w:tabs>
              <w:tab w:val="right" w:leader="dot" w:pos="9345"/>
            </w:tabs>
            <w:rPr>
              <w:rStyle w:val="Hyperlink"/>
            </w:rPr>
          </w:pPr>
          <w:hyperlink w:anchor="_Toc1784923678">
            <w:r w:rsidRPr="2F9D4C03" w:rsidR="2F9D4C03">
              <w:rPr>
                <w:rStyle w:val="Hyperlink"/>
              </w:rPr>
              <w:t>Introduction</w:t>
            </w:r>
            <w:r>
              <w:tab/>
            </w:r>
            <w:r>
              <w:fldChar w:fldCharType="begin"/>
            </w:r>
            <w:r>
              <w:instrText xml:space="preserve">PAGEREF _Toc1784923678 \h</w:instrText>
            </w:r>
            <w:r>
              <w:fldChar w:fldCharType="separate"/>
            </w:r>
            <w:r w:rsidRPr="2F9D4C03" w:rsidR="2F9D4C03">
              <w:rPr>
                <w:rStyle w:val="Hyperlink"/>
              </w:rPr>
              <w:t>10</w:t>
            </w:r>
            <w:r>
              <w:fldChar w:fldCharType="end"/>
            </w:r>
          </w:hyperlink>
        </w:p>
        <w:p w:rsidRPr="00841D44" w:rsidR="004E4BCE" w:rsidP="296A91BA" w:rsidRDefault="296A91BA" w14:paraId="0E5F090F" w14:textId="4A2C42A7">
          <w:pPr>
            <w:pStyle w:val="TOC2"/>
            <w:tabs>
              <w:tab w:val="right" w:leader="dot" w:pos="9345"/>
            </w:tabs>
            <w:rPr>
              <w:rStyle w:val="Hyperlink"/>
            </w:rPr>
          </w:pPr>
          <w:hyperlink w:anchor="_Toc220448595">
            <w:r w:rsidRPr="2F9D4C03" w:rsidR="2F9D4C03">
              <w:rPr>
                <w:rStyle w:val="Hyperlink"/>
              </w:rPr>
              <w:t>Model Implementation</w:t>
            </w:r>
            <w:r>
              <w:tab/>
            </w:r>
            <w:r>
              <w:fldChar w:fldCharType="begin"/>
            </w:r>
            <w:r>
              <w:instrText xml:space="preserve">PAGEREF _Toc220448595 \h</w:instrText>
            </w:r>
            <w:r>
              <w:fldChar w:fldCharType="separate"/>
            </w:r>
            <w:r w:rsidRPr="2F9D4C03" w:rsidR="2F9D4C03">
              <w:rPr>
                <w:rStyle w:val="Hyperlink"/>
              </w:rPr>
              <w:t>10</w:t>
            </w:r>
            <w:r>
              <w:fldChar w:fldCharType="end"/>
            </w:r>
          </w:hyperlink>
        </w:p>
        <w:p w:rsidRPr="00841D44" w:rsidR="004E4BCE" w:rsidP="296A91BA" w:rsidRDefault="296A91BA" w14:paraId="6EEB3ED1" w14:textId="10DA12F9">
          <w:pPr>
            <w:pStyle w:val="TOC2"/>
            <w:tabs>
              <w:tab w:val="right" w:leader="dot" w:pos="9345"/>
            </w:tabs>
            <w:rPr>
              <w:rStyle w:val="Hyperlink"/>
            </w:rPr>
          </w:pPr>
          <w:hyperlink w:anchor="_Toc263075724">
            <w:r w:rsidRPr="2F9D4C03" w:rsidR="2F9D4C03">
              <w:rPr>
                <w:rStyle w:val="Hyperlink"/>
              </w:rPr>
              <w:t>Baseline Model</w:t>
            </w:r>
            <w:r>
              <w:tab/>
            </w:r>
            <w:r>
              <w:fldChar w:fldCharType="begin"/>
            </w:r>
            <w:r>
              <w:instrText xml:space="preserve">PAGEREF _Toc263075724 \h</w:instrText>
            </w:r>
            <w:r>
              <w:fldChar w:fldCharType="separate"/>
            </w:r>
            <w:r w:rsidRPr="2F9D4C03" w:rsidR="2F9D4C03">
              <w:rPr>
                <w:rStyle w:val="Hyperlink"/>
              </w:rPr>
              <w:t>10</w:t>
            </w:r>
            <w:r>
              <w:fldChar w:fldCharType="end"/>
            </w:r>
          </w:hyperlink>
        </w:p>
        <w:p w:rsidRPr="00841D44" w:rsidR="004E4BCE" w:rsidP="296A91BA" w:rsidRDefault="296A91BA" w14:paraId="51D5C4DF" w14:textId="48216A19">
          <w:pPr>
            <w:pStyle w:val="TOC2"/>
            <w:tabs>
              <w:tab w:val="right" w:leader="dot" w:pos="9345"/>
            </w:tabs>
            <w:rPr>
              <w:rStyle w:val="Hyperlink"/>
            </w:rPr>
          </w:pPr>
          <w:hyperlink w:anchor="_Toc1035479299">
            <w:r w:rsidRPr="2F9D4C03" w:rsidR="2F9D4C03">
              <w:rPr>
                <w:rStyle w:val="Hyperlink"/>
              </w:rPr>
              <w:t>Hyperparameter Tuning</w:t>
            </w:r>
            <w:r>
              <w:tab/>
            </w:r>
            <w:r>
              <w:fldChar w:fldCharType="begin"/>
            </w:r>
            <w:r>
              <w:instrText xml:space="preserve">PAGEREF _Toc1035479299 \h</w:instrText>
            </w:r>
            <w:r>
              <w:fldChar w:fldCharType="separate"/>
            </w:r>
            <w:r w:rsidRPr="2F9D4C03" w:rsidR="2F9D4C03">
              <w:rPr>
                <w:rStyle w:val="Hyperlink"/>
              </w:rPr>
              <w:t>10</w:t>
            </w:r>
            <w:r>
              <w:fldChar w:fldCharType="end"/>
            </w:r>
          </w:hyperlink>
        </w:p>
        <w:p w:rsidRPr="00841D44" w:rsidR="004E4BCE" w:rsidP="296A91BA" w:rsidRDefault="296A91BA" w14:paraId="10EE7D0D" w14:textId="5903BB20">
          <w:pPr>
            <w:pStyle w:val="TOC2"/>
            <w:tabs>
              <w:tab w:val="right" w:leader="dot" w:pos="9345"/>
            </w:tabs>
            <w:rPr>
              <w:rStyle w:val="Hyperlink"/>
            </w:rPr>
          </w:pPr>
          <w:hyperlink w:anchor="_Toc1581550037">
            <w:r w:rsidRPr="2F9D4C03" w:rsidR="2F9D4C03">
              <w:rPr>
                <w:rStyle w:val="Hyperlink"/>
              </w:rPr>
              <w:t>Tuned Parameters:</w:t>
            </w:r>
            <w:r>
              <w:tab/>
            </w:r>
            <w:r>
              <w:fldChar w:fldCharType="begin"/>
            </w:r>
            <w:r>
              <w:instrText xml:space="preserve">PAGEREF _Toc1581550037 \h</w:instrText>
            </w:r>
            <w:r>
              <w:fldChar w:fldCharType="separate"/>
            </w:r>
            <w:r w:rsidRPr="2F9D4C03" w:rsidR="2F9D4C03">
              <w:rPr>
                <w:rStyle w:val="Hyperlink"/>
              </w:rPr>
              <w:t>10</w:t>
            </w:r>
            <w:r>
              <w:fldChar w:fldCharType="end"/>
            </w:r>
          </w:hyperlink>
        </w:p>
        <w:p w:rsidRPr="00841D44" w:rsidR="004E4BCE" w:rsidP="296A91BA" w:rsidRDefault="296A91BA" w14:paraId="28400DA0" w14:textId="6B6D6F48">
          <w:pPr>
            <w:pStyle w:val="TOC2"/>
            <w:tabs>
              <w:tab w:val="right" w:leader="dot" w:pos="9345"/>
            </w:tabs>
            <w:rPr>
              <w:rStyle w:val="Hyperlink"/>
            </w:rPr>
          </w:pPr>
          <w:hyperlink w:anchor="_Toc630813912">
            <w:r w:rsidRPr="2F9D4C03" w:rsidR="2F9D4C03">
              <w:rPr>
                <w:rStyle w:val="Hyperlink"/>
              </w:rPr>
              <w:t>Model Performance</w:t>
            </w:r>
            <w:r>
              <w:tab/>
            </w:r>
            <w:r>
              <w:fldChar w:fldCharType="begin"/>
            </w:r>
            <w:r>
              <w:instrText xml:space="preserve">PAGEREF _Toc630813912 \h</w:instrText>
            </w:r>
            <w:r>
              <w:fldChar w:fldCharType="separate"/>
            </w:r>
            <w:r w:rsidRPr="2F9D4C03" w:rsidR="2F9D4C03">
              <w:rPr>
                <w:rStyle w:val="Hyperlink"/>
              </w:rPr>
              <w:t>10</w:t>
            </w:r>
            <w:r>
              <w:fldChar w:fldCharType="end"/>
            </w:r>
          </w:hyperlink>
        </w:p>
        <w:p w:rsidRPr="00841D44" w:rsidR="004E4BCE" w:rsidP="296A91BA" w:rsidRDefault="296A91BA" w14:paraId="3C578BEA" w14:textId="6664DCFE">
          <w:pPr>
            <w:pStyle w:val="TOC2"/>
            <w:tabs>
              <w:tab w:val="right" w:leader="dot" w:pos="9345"/>
            </w:tabs>
            <w:rPr>
              <w:rStyle w:val="Hyperlink"/>
            </w:rPr>
          </w:pPr>
          <w:hyperlink w:anchor="_Toc1740794863">
            <w:r w:rsidRPr="2F9D4C03" w:rsidR="2F9D4C03">
              <w:rPr>
                <w:rStyle w:val="Hyperlink"/>
              </w:rPr>
              <w:t>Observations:</w:t>
            </w:r>
            <w:r>
              <w:tab/>
            </w:r>
            <w:r>
              <w:fldChar w:fldCharType="begin"/>
            </w:r>
            <w:r>
              <w:instrText xml:space="preserve">PAGEREF _Toc1740794863 \h</w:instrText>
            </w:r>
            <w:r>
              <w:fldChar w:fldCharType="separate"/>
            </w:r>
            <w:r w:rsidRPr="2F9D4C03" w:rsidR="2F9D4C03">
              <w:rPr>
                <w:rStyle w:val="Hyperlink"/>
              </w:rPr>
              <w:t>11</w:t>
            </w:r>
            <w:r>
              <w:fldChar w:fldCharType="end"/>
            </w:r>
          </w:hyperlink>
        </w:p>
        <w:p w:rsidRPr="00841D44" w:rsidR="004E4BCE" w:rsidP="296A91BA" w:rsidRDefault="296A91BA" w14:paraId="059F7337" w14:textId="0575A9A0">
          <w:pPr>
            <w:pStyle w:val="TOC3"/>
            <w:tabs>
              <w:tab w:val="right" w:leader="dot" w:pos="9345"/>
            </w:tabs>
            <w:rPr>
              <w:rStyle w:val="Hyperlink"/>
            </w:rPr>
          </w:pPr>
          <w:hyperlink w:anchor="_Toc355478835">
            <w:r w:rsidRPr="2F9D4C03" w:rsidR="2F9D4C03">
              <w:rPr>
                <w:rStyle w:val="Hyperlink"/>
              </w:rPr>
              <w:t>Confusion Matrix Analysis</w:t>
            </w:r>
            <w:r>
              <w:tab/>
            </w:r>
            <w:r>
              <w:fldChar w:fldCharType="begin"/>
            </w:r>
            <w:r>
              <w:instrText xml:space="preserve">PAGEREF _Toc355478835 \h</w:instrText>
            </w:r>
            <w:r>
              <w:fldChar w:fldCharType="separate"/>
            </w:r>
            <w:r w:rsidRPr="2F9D4C03" w:rsidR="2F9D4C03">
              <w:rPr>
                <w:rStyle w:val="Hyperlink"/>
              </w:rPr>
              <w:t>11</w:t>
            </w:r>
            <w:r>
              <w:fldChar w:fldCharType="end"/>
            </w:r>
          </w:hyperlink>
        </w:p>
        <w:p w:rsidR="296A91BA" w:rsidP="296A91BA" w:rsidRDefault="296A91BA" w14:paraId="1FAF5F93" w14:textId="27D7C957">
          <w:pPr>
            <w:pStyle w:val="TOC2"/>
            <w:tabs>
              <w:tab w:val="right" w:leader="dot" w:pos="9345"/>
            </w:tabs>
            <w:rPr>
              <w:rStyle w:val="Hyperlink"/>
            </w:rPr>
          </w:pPr>
          <w:hyperlink w:anchor="_Toc1004908845">
            <w:r w:rsidRPr="2F9D4C03" w:rsidR="2F9D4C03">
              <w:rPr>
                <w:rStyle w:val="Hyperlink"/>
              </w:rPr>
              <w:t>Learning Curve Analysis</w:t>
            </w:r>
            <w:r>
              <w:tab/>
            </w:r>
            <w:r>
              <w:fldChar w:fldCharType="begin"/>
            </w:r>
            <w:r>
              <w:instrText xml:space="preserve">PAGEREF _Toc1004908845 \h</w:instrText>
            </w:r>
            <w:r>
              <w:fldChar w:fldCharType="separate"/>
            </w:r>
            <w:r w:rsidRPr="2F9D4C03" w:rsidR="2F9D4C03">
              <w:rPr>
                <w:rStyle w:val="Hyperlink"/>
              </w:rPr>
              <w:t>11</w:t>
            </w:r>
            <w:r>
              <w:fldChar w:fldCharType="end"/>
            </w:r>
          </w:hyperlink>
        </w:p>
        <w:p w:rsidR="296A91BA" w:rsidP="296A91BA" w:rsidRDefault="296A91BA" w14:paraId="064B823C" w14:textId="6695CAB6">
          <w:pPr>
            <w:pStyle w:val="TOC2"/>
            <w:tabs>
              <w:tab w:val="right" w:leader="dot" w:pos="9345"/>
            </w:tabs>
            <w:rPr>
              <w:rStyle w:val="Hyperlink"/>
            </w:rPr>
          </w:pPr>
          <w:hyperlink w:anchor="_Toc1637624522">
            <w:r w:rsidRPr="2F9D4C03" w:rsidR="2F9D4C03">
              <w:rPr>
                <w:rStyle w:val="Hyperlink"/>
              </w:rPr>
              <w:t>Conclusion for SGD</w:t>
            </w:r>
            <w:r>
              <w:tab/>
            </w:r>
            <w:r>
              <w:fldChar w:fldCharType="begin"/>
            </w:r>
            <w:r>
              <w:instrText xml:space="preserve">PAGEREF _Toc1637624522 \h</w:instrText>
            </w:r>
            <w:r>
              <w:fldChar w:fldCharType="separate"/>
            </w:r>
            <w:r w:rsidRPr="2F9D4C03" w:rsidR="2F9D4C03">
              <w:rPr>
                <w:rStyle w:val="Hyperlink"/>
              </w:rPr>
              <w:t>11</w:t>
            </w:r>
            <w:r>
              <w:fldChar w:fldCharType="end"/>
            </w:r>
          </w:hyperlink>
        </w:p>
        <w:p w:rsidR="296A91BA" w:rsidP="296A91BA" w:rsidRDefault="296A91BA" w14:paraId="4B96E001" w14:textId="050C7229">
          <w:pPr>
            <w:pStyle w:val="TOC1"/>
            <w:tabs>
              <w:tab w:val="right" w:leader="dot" w:pos="9345"/>
            </w:tabs>
            <w:rPr>
              <w:rStyle w:val="Hyperlink"/>
            </w:rPr>
          </w:pPr>
          <w:hyperlink w:anchor="_Toc398278314">
            <w:r w:rsidRPr="2F9D4C03" w:rsidR="2F9D4C03">
              <w:rPr>
                <w:rStyle w:val="Hyperlink"/>
              </w:rPr>
              <w:t>4.5 Support Vector Machine (SVM)</w:t>
            </w:r>
            <w:r>
              <w:tab/>
            </w:r>
            <w:r>
              <w:fldChar w:fldCharType="begin"/>
            </w:r>
            <w:r>
              <w:instrText xml:space="preserve">PAGEREF _Toc398278314 \h</w:instrText>
            </w:r>
            <w:r>
              <w:fldChar w:fldCharType="separate"/>
            </w:r>
            <w:r w:rsidRPr="2F9D4C03" w:rsidR="2F9D4C03">
              <w:rPr>
                <w:rStyle w:val="Hyperlink"/>
              </w:rPr>
              <w:t>12</w:t>
            </w:r>
            <w:r>
              <w:fldChar w:fldCharType="end"/>
            </w:r>
          </w:hyperlink>
        </w:p>
        <w:p w:rsidR="296A91BA" w:rsidP="296A91BA" w:rsidRDefault="296A91BA" w14:paraId="3592183B" w14:textId="17222FEF">
          <w:pPr>
            <w:pStyle w:val="TOC2"/>
            <w:tabs>
              <w:tab w:val="right" w:leader="dot" w:pos="9345"/>
            </w:tabs>
            <w:rPr>
              <w:rStyle w:val="Hyperlink"/>
            </w:rPr>
          </w:pPr>
          <w:hyperlink w:anchor="_Toc337253749">
            <w:r w:rsidRPr="2F9D4C03" w:rsidR="2F9D4C03">
              <w:rPr>
                <w:rStyle w:val="Hyperlink"/>
              </w:rPr>
              <w:t>Introduction</w:t>
            </w:r>
            <w:r>
              <w:tab/>
            </w:r>
            <w:r>
              <w:fldChar w:fldCharType="begin"/>
            </w:r>
            <w:r>
              <w:instrText xml:space="preserve">PAGEREF _Toc337253749 \h</w:instrText>
            </w:r>
            <w:r>
              <w:fldChar w:fldCharType="separate"/>
            </w:r>
            <w:r w:rsidRPr="2F9D4C03" w:rsidR="2F9D4C03">
              <w:rPr>
                <w:rStyle w:val="Hyperlink"/>
              </w:rPr>
              <w:t>12</w:t>
            </w:r>
            <w:r>
              <w:fldChar w:fldCharType="end"/>
            </w:r>
          </w:hyperlink>
        </w:p>
        <w:p w:rsidR="296A91BA" w:rsidP="296A91BA" w:rsidRDefault="296A91BA" w14:paraId="1BCD9B93" w14:textId="4D9556F2">
          <w:pPr>
            <w:pStyle w:val="TOC2"/>
            <w:tabs>
              <w:tab w:val="right" w:leader="dot" w:pos="9345"/>
            </w:tabs>
            <w:rPr>
              <w:rStyle w:val="Hyperlink"/>
            </w:rPr>
          </w:pPr>
          <w:hyperlink w:anchor="_Toc715284301">
            <w:r w:rsidRPr="2F9D4C03" w:rsidR="2F9D4C03">
              <w:rPr>
                <w:rStyle w:val="Hyperlink"/>
              </w:rPr>
              <w:t>Training Metrics</w:t>
            </w:r>
            <w:r>
              <w:tab/>
            </w:r>
            <w:r>
              <w:fldChar w:fldCharType="begin"/>
            </w:r>
            <w:r>
              <w:instrText xml:space="preserve">PAGEREF _Toc715284301 \h</w:instrText>
            </w:r>
            <w:r>
              <w:fldChar w:fldCharType="separate"/>
            </w:r>
            <w:r w:rsidRPr="2F9D4C03" w:rsidR="2F9D4C03">
              <w:rPr>
                <w:rStyle w:val="Hyperlink"/>
              </w:rPr>
              <w:t>12</w:t>
            </w:r>
            <w:r>
              <w:fldChar w:fldCharType="end"/>
            </w:r>
          </w:hyperlink>
        </w:p>
        <w:p w:rsidR="296A91BA" w:rsidP="296A91BA" w:rsidRDefault="296A91BA" w14:paraId="73CABDA6" w14:textId="41F6549E">
          <w:pPr>
            <w:pStyle w:val="TOC2"/>
            <w:tabs>
              <w:tab w:val="right" w:leader="dot" w:pos="9345"/>
            </w:tabs>
            <w:rPr>
              <w:rStyle w:val="Hyperlink"/>
            </w:rPr>
          </w:pPr>
          <w:hyperlink w:anchor="_Toc1428150239">
            <w:r w:rsidRPr="2F9D4C03" w:rsidR="2F9D4C03">
              <w:rPr>
                <w:rStyle w:val="Hyperlink"/>
              </w:rPr>
              <w:t>Models</w:t>
            </w:r>
            <w:r>
              <w:tab/>
            </w:r>
            <w:r>
              <w:fldChar w:fldCharType="begin"/>
            </w:r>
            <w:r>
              <w:instrText xml:space="preserve">PAGEREF _Toc1428150239 \h</w:instrText>
            </w:r>
            <w:r>
              <w:fldChar w:fldCharType="separate"/>
            </w:r>
            <w:r w:rsidRPr="2F9D4C03" w:rsidR="2F9D4C03">
              <w:rPr>
                <w:rStyle w:val="Hyperlink"/>
              </w:rPr>
              <w:t>12</w:t>
            </w:r>
            <w:r>
              <w:fldChar w:fldCharType="end"/>
            </w:r>
          </w:hyperlink>
        </w:p>
        <w:p w:rsidR="296A91BA" w:rsidP="296A91BA" w:rsidRDefault="296A91BA" w14:paraId="47EDDCFF" w14:textId="1FAF21DB">
          <w:pPr>
            <w:pStyle w:val="TOC2"/>
            <w:tabs>
              <w:tab w:val="right" w:leader="dot" w:pos="9345"/>
            </w:tabs>
            <w:rPr>
              <w:rStyle w:val="Hyperlink"/>
            </w:rPr>
          </w:pPr>
          <w:hyperlink w:anchor="_Toc1833064220">
            <w:r w:rsidRPr="2F9D4C03" w:rsidR="2F9D4C03">
              <w:rPr>
                <w:rStyle w:val="Hyperlink"/>
              </w:rPr>
              <w:t>Hyperparameters</w:t>
            </w:r>
            <w:r>
              <w:tab/>
            </w:r>
            <w:r>
              <w:fldChar w:fldCharType="begin"/>
            </w:r>
            <w:r>
              <w:instrText xml:space="preserve">PAGEREF _Toc1833064220 \h</w:instrText>
            </w:r>
            <w:r>
              <w:fldChar w:fldCharType="separate"/>
            </w:r>
            <w:r w:rsidRPr="2F9D4C03" w:rsidR="2F9D4C03">
              <w:rPr>
                <w:rStyle w:val="Hyperlink"/>
              </w:rPr>
              <w:t>12</w:t>
            </w:r>
            <w:r>
              <w:fldChar w:fldCharType="end"/>
            </w:r>
          </w:hyperlink>
        </w:p>
        <w:p w:rsidR="296A91BA" w:rsidP="296A91BA" w:rsidRDefault="296A91BA" w14:paraId="1CFFFF77" w14:textId="7D9022D5">
          <w:pPr>
            <w:pStyle w:val="TOC2"/>
            <w:tabs>
              <w:tab w:val="right" w:leader="dot" w:pos="9345"/>
            </w:tabs>
            <w:rPr>
              <w:rStyle w:val="Hyperlink"/>
            </w:rPr>
          </w:pPr>
          <w:hyperlink w:anchor="_Toc1302134327">
            <w:r w:rsidRPr="2F9D4C03" w:rsidR="2F9D4C03">
              <w:rPr>
                <w:rStyle w:val="Hyperlink"/>
              </w:rPr>
              <w:t>Observations and Analysis</w:t>
            </w:r>
            <w:r>
              <w:tab/>
            </w:r>
            <w:r>
              <w:fldChar w:fldCharType="begin"/>
            </w:r>
            <w:r>
              <w:instrText xml:space="preserve">PAGEREF _Toc1302134327 \h</w:instrText>
            </w:r>
            <w:r>
              <w:fldChar w:fldCharType="separate"/>
            </w:r>
            <w:r w:rsidRPr="2F9D4C03" w:rsidR="2F9D4C03">
              <w:rPr>
                <w:rStyle w:val="Hyperlink"/>
              </w:rPr>
              <w:t>13</w:t>
            </w:r>
            <w:r>
              <w:fldChar w:fldCharType="end"/>
            </w:r>
          </w:hyperlink>
        </w:p>
        <w:p w:rsidR="50DFEC7E" w:rsidP="50DFEC7E" w:rsidRDefault="296A91BA" w14:paraId="0E1F8D61" w14:textId="121E240A">
          <w:pPr>
            <w:pStyle w:val="TOC1"/>
            <w:tabs>
              <w:tab w:val="right" w:leader="dot" w:pos="9345"/>
            </w:tabs>
            <w:rPr>
              <w:rStyle w:val="Hyperlink"/>
            </w:rPr>
          </w:pPr>
          <w:hyperlink w:anchor="_Toc611093409">
            <w:r w:rsidRPr="2F9D4C03" w:rsidR="2F9D4C03">
              <w:rPr>
                <w:rStyle w:val="Hyperlink"/>
              </w:rPr>
              <w:t>5. Conclusion</w:t>
            </w:r>
            <w:r>
              <w:tab/>
            </w:r>
            <w:r>
              <w:fldChar w:fldCharType="begin"/>
            </w:r>
            <w:r>
              <w:instrText xml:space="preserve">PAGEREF _Toc611093409 \h</w:instrText>
            </w:r>
            <w:r>
              <w:fldChar w:fldCharType="separate"/>
            </w:r>
            <w:r w:rsidRPr="2F9D4C03" w:rsidR="2F9D4C03">
              <w:rPr>
                <w:rStyle w:val="Hyperlink"/>
              </w:rPr>
              <w:t>13</w:t>
            </w:r>
            <w:r>
              <w:fldChar w:fldCharType="end"/>
            </w:r>
          </w:hyperlink>
          <w:r>
            <w:fldChar w:fldCharType="end"/>
          </w:r>
        </w:p>
      </w:sdtContent>
    </w:sdt>
    <w:p w:rsidRPr="00841D44" w:rsidR="004E4BCE" w:rsidRDefault="004E4BCE" w14:paraId="405E8AF6" w14:textId="72884FEE">
      <w:pPr>
        <w:rPr>
          <w:rFonts w:ascii="Times New Roman" w:hAnsi="Times New Roman" w:eastAsia="Arial" w:cs="Times New Roman"/>
        </w:rPr>
      </w:pPr>
    </w:p>
    <w:p w:rsidRPr="00841D44" w:rsidR="00D963AE" w:rsidP="004E4BCE" w:rsidRDefault="00D963AE" w14:paraId="177E5057" w14:textId="77777777">
      <w:pPr>
        <w:rPr>
          <w:rFonts w:ascii="Times New Roman" w:hAnsi="Times New Roman" w:eastAsia="Arial" w:cs="Times New Roman"/>
        </w:rPr>
      </w:pPr>
    </w:p>
    <w:p w:rsidRPr="00841D44" w:rsidR="00D963AE" w:rsidP="00925E58" w:rsidRDefault="00D963AE" w14:paraId="27E8597C" w14:textId="77777777">
      <w:pPr>
        <w:jc w:val="center"/>
        <w:rPr>
          <w:rFonts w:ascii="Times New Roman" w:hAnsi="Times New Roman" w:eastAsia="Arial" w:cs="Times New Roman"/>
        </w:rPr>
      </w:pPr>
    </w:p>
    <w:p w:rsidRPr="00841D44" w:rsidR="00D963AE" w:rsidP="00925E58" w:rsidRDefault="00D963AE" w14:paraId="7375C840" w14:textId="77777777">
      <w:pPr>
        <w:rPr>
          <w:rFonts w:ascii="Times New Roman" w:hAnsi="Times New Roman" w:eastAsia="Arial" w:cs="Times New Roman"/>
        </w:rPr>
      </w:pPr>
    </w:p>
    <w:p w:rsidRPr="00841D44" w:rsidR="00D963AE" w:rsidP="00925E58" w:rsidRDefault="00D963AE" w14:paraId="1D83B490" w14:textId="77777777">
      <w:pPr>
        <w:rPr>
          <w:rFonts w:ascii="Times New Roman" w:hAnsi="Times New Roman" w:eastAsia="Arial" w:cs="Times New Roman"/>
        </w:rPr>
      </w:pPr>
    </w:p>
    <w:p w:rsidRPr="00841D44" w:rsidR="00D963AE" w:rsidP="00925E58" w:rsidRDefault="00D963AE" w14:paraId="41C2D290" w14:textId="77777777">
      <w:pPr>
        <w:rPr>
          <w:rFonts w:ascii="Times New Roman" w:hAnsi="Times New Roman" w:eastAsia="Arial" w:cs="Times New Roman"/>
        </w:rPr>
      </w:pPr>
    </w:p>
    <w:p w:rsidRPr="00841D44" w:rsidR="00D963AE" w:rsidP="00925E58" w:rsidRDefault="00D963AE" w14:paraId="386ADC05" w14:textId="77777777">
      <w:pPr>
        <w:rPr>
          <w:rFonts w:ascii="Times New Roman" w:hAnsi="Times New Roman" w:eastAsia="Arial" w:cs="Times New Roman"/>
        </w:rPr>
      </w:pPr>
    </w:p>
    <w:p w:rsidRPr="00841D44" w:rsidR="00D963AE" w:rsidP="00925E58" w:rsidRDefault="00D963AE" w14:paraId="4902657C" w14:textId="77777777">
      <w:pPr>
        <w:rPr>
          <w:rFonts w:ascii="Times New Roman" w:hAnsi="Times New Roman" w:eastAsia="Arial" w:cs="Times New Roman"/>
        </w:rPr>
      </w:pPr>
    </w:p>
    <w:p w:rsidRPr="00841D44" w:rsidR="00D963AE" w:rsidP="00925E58" w:rsidRDefault="00D963AE" w14:paraId="1545B7C6" w14:textId="77777777">
      <w:pPr>
        <w:rPr>
          <w:rFonts w:ascii="Times New Roman" w:hAnsi="Times New Roman" w:eastAsia="Arial" w:cs="Times New Roman"/>
        </w:rPr>
      </w:pPr>
    </w:p>
    <w:p w:rsidRPr="00841D44" w:rsidR="00D963AE" w:rsidP="00925E58" w:rsidRDefault="00D963AE" w14:paraId="7A050758" w14:textId="77777777">
      <w:pPr>
        <w:rPr>
          <w:rFonts w:ascii="Times New Roman" w:hAnsi="Times New Roman" w:eastAsia="Arial" w:cs="Times New Roman"/>
        </w:rPr>
      </w:pPr>
    </w:p>
    <w:p w:rsidRPr="00841D44" w:rsidR="00D963AE" w:rsidP="00925E58" w:rsidRDefault="00D963AE" w14:paraId="13899C19" w14:textId="77777777">
      <w:pPr>
        <w:rPr>
          <w:rFonts w:ascii="Times New Roman" w:hAnsi="Times New Roman" w:eastAsia="Arial" w:cs="Times New Roman"/>
        </w:rPr>
      </w:pPr>
    </w:p>
    <w:p w:rsidRPr="00841D44" w:rsidR="00D963AE" w:rsidP="00925E58" w:rsidRDefault="00D963AE" w14:paraId="34088814" w14:textId="77777777">
      <w:pPr>
        <w:rPr>
          <w:rFonts w:ascii="Times New Roman" w:hAnsi="Times New Roman" w:eastAsia="Arial" w:cs="Times New Roman"/>
        </w:rPr>
      </w:pPr>
    </w:p>
    <w:p w:rsidRPr="00841D44" w:rsidR="008E6865" w:rsidP="2F9D4C03" w:rsidRDefault="008E6865" w14:paraId="5DFD8A69" w14:textId="675D5CD1" w14:noSpellErr="1">
      <w:pPr>
        <w:pStyle w:val="Heading1"/>
        <w:rPr>
          <w:rFonts w:ascii="Times New Roman" w:hAnsi="Times New Roman" w:eastAsia="Arial" w:cs="Times New Roman"/>
          <w:b w:val="1"/>
          <w:bCs w:val="1"/>
          <w:sz w:val="24"/>
          <w:szCs w:val="24"/>
        </w:rPr>
      </w:pPr>
      <w:bookmarkStart w:name="_Toc851855463" w:id="1983058799"/>
      <w:r w:rsidRPr="2F9D4C03" w:rsidR="008E6865">
        <w:rPr>
          <w:rFonts w:ascii="Times New Roman" w:hAnsi="Times New Roman" w:eastAsia="Arial" w:cs="Times New Roman"/>
          <w:sz w:val="24"/>
          <w:szCs w:val="24"/>
        </w:rPr>
        <w:t>1. Introduction</w:t>
      </w:r>
      <w:bookmarkEnd w:id="1983058799"/>
    </w:p>
    <w:p w:rsidRPr="00841D44" w:rsidR="570A2B70" w:rsidP="21350CBB" w:rsidRDefault="570A2B70" w14:paraId="1BFA284B" w14:textId="3FD49547" w14:noSpellErr="1">
      <w:pPr>
        <w:pStyle w:val="Heading2"/>
        <w:rPr>
          <w:rFonts w:ascii="Times New Roman" w:hAnsi="Times New Roman" w:eastAsia="Arial" w:cs="Times New Roman"/>
          <w:sz w:val="24"/>
          <w:szCs w:val="24"/>
          <w:lang w:val="en-US"/>
        </w:rPr>
      </w:pPr>
      <w:bookmarkStart w:name="_Toc1348885915" w:id="301509039"/>
      <w:r w:rsidRPr="2F9D4C03" w:rsidR="570A2B70">
        <w:rPr>
          <w:rFonts w:ascii="Times New Roman" w:hAnsi="Times New Roman" w:eastAsia="Arial" w:cs="Times New Roman"/>
          <w:sz w:val="24"/>
          <w:szCs w:val="24"/>
          <w:lang w:val="en-US"/>
        </w:rPr>
        <w:t>Purpose</w:t>
      </w:r>
      <w:bookmarkEnd w:id="301509039"/>
    </w:p>
    <w:p w:rsidRPr="00841D44" w:rsidR="009B1133" w:rsidRDefault="00216EA3" w14:paraId="4032FED9" w14:textId="01768313">
      <w:pPr>
        <w:rPr>
          <w:del w:author="Microsoft Word" w:date="2025-02-02T21:16:00Z" w:id="3"/>
          <w:rFonts w:ascii="Times New Roman" w:hAnsi="Times New Roman" w:eastAsia="Arial" w:cs="Times New Roman"/>
          <w:lang w:val="en-US"/>
        </w:rPr>
      </w:pPr>
      <w:r w:rsidRPr="00841D44">
        <w:rPr>
          <w:rFonts w:ascii="Times New Roman" w:hAnsi="Times New Roman" w:eastAsia="Arial" w:cs="Times New Roman"/>
          <w:lang w:val="en-US"/>
        </w:rPr>
        <w:t>Heart disease remains one of the leading causes of mortality worldwide, making it crucial to develop effective analytical and classification models for early detection and diagnosis. This project focuses on analyzing and classifying heart disease data using machine learning techniques. By leveraging a well-established dataset from Kaggle, we aim to explore patterns, optimize predictive mode</w:t>
      </w:r>
    </w:p>
    <w:p w:rsidRPr="00841D44" w:rsidR="002336DB" w:rsidP="00216EA3" w:rsidRDefault="00216EA3" w14:paraId="310B2F72" w14:textId="10393DAB">
      <w:pPr>
        <w:rPr>
          <w:rFonts w:ascii="Times New Roman" w:hAnsi="Times New Roman" w:eastAsia="Arial" w:cs="Times New Roman"/>
          <w:lang w:val="en-US"/>
        </w:rPr>
      </w:pPr>
      <w:r w:rsidRPr="00841D44">
        <w:rPr>
          <w:rFonts w:ascii="Times New Roman" w:hAnsi="Times New Roman" w:eastAsia="Arial" w:cs="Times New Roman"/>
          <w:lang w:val="en-US"/>
        </w:rPr>
        <w:t>, and evaluate their effectiveness in identifying heart disease cases. The project follows a structured workflow, incorporating data preprocessing, feature selection, model evaluation, and impact assessment. Additionally, version control mechanisms ensure seamless collaboration among team members.</w:t>
      </w:r>
    </w:p>
    <w:p w:rsidRPr="00841D44" w:rsidR="002336DB" w:rsidP="2F9D4C03" w:rsidRDefault="002336DB" w14:paraId="38E020D3" w14:textId="778E6B00" w14:noSpellErr="1">
      <w:pPr>
        <w:pStyle w:val="Heading2"/>
        <w:rPr>
          <w:rFonts w:ascii="Times New Roman" w:hAnsi="Times New Roman" w:eastAsia="Arial" w:cs="Times New Roman"/>
          <w:b w:val="1"/>
          <w:bCs w:val="1"/>
          <w:sz w:val="24"/>
          <w:szCs w:val="24"/>
        </w:rPr>
      </w:pPr>
      <w:bookmarkStart w:name="_Toc231587488" w:id="898615318"/>
      <w:r w:rsidRPr="2F9D4C03" w:rsidR="002336DB">
        <w:rPr>
          <w:rFonts w:ascii="Times New Roman" w:hAnsi="Times New Roman" w:eastAsia="Arial" w:cs="Times New Roman"/>
          <w:sz w:val="24"/>
          <w:szCs w:val="24"/>
        </w:rPr>
        <w:t>Problem Statement</w:t>
      </w:r>
      <w:bookmarkEnd w:id="898615318"/>
      <w:r w:rsidRPr="2F9D4C03" w:rsidR="002336DB">
        <w:rPr>
          <w:rFonts w:ascii="Times New Roman" w:hAnsi="Times New Roman" w:eastAsia="Arial" w:cs="Times New Roman"/>
          <w:sz w:val="24"/>
          <w:szCs w:val="24"/>
        </w:rPr>
        <w:t xml:space="preserve"> </w:t>
      </w:r>
    </w:p>
    <w:p w:rsidRPr="00841D44" w:rsidR="00216EA3" w:rsidP="00216EA3" w:rsidRDefault="00EE0605" w14:paraId="394280A1" w14:textId="61C05337">
      <w:pPr>
        <w:rPr>
          <w:rFonts w:ascii="Times New Roman" w:hAnsi="Times New Roman" w:eastAsia="Arial" w:cs="Times New Roman"/>
          <w:lang w:val="en-US"/>
        </w:rPr>
      </w:pPr>
      <w:r w:rsidRPr="00841D44">
        <w:rPr>
          <w:rFonts w:ascii="Times New Roman" w:hAnsi="Times New Roman" w:eastAsia="Arial" w:cs="Times New Roman"/>
          <w:lang w:val="en-US"/>
        </w:rPr>
        <w:t>Cardiovascular diseases, particularly heart disease, pose significant health risks worldwide. The ability to predict heart disease based on clinical attributes can aid in early diagnosis, personalized treatment, and improved patient outcomes. However, effectively classifying and analyzing this condition remains a challenge due to data variability and complex feature interactions. This project aims to build a robust analytical pipeline to process heart disease data, extract meaningful insights, and develop machine learning models that enhance prediction accuracy.</w:t>
      </w:r>
    </w:p>
    <w:p w:rsidRPr="00841D44" w:rsidR="005514ED" w:rsidP="2F9D4C03" w:rsidRDefault="005514ED" w14:paraId="45C3ACAE" w14:textId="23FDBC6A" w14:noSpellErr="1">
      <w:pPr>
        <w:pStyle w:val="Heading2"/>
        <w:rPr>
          <w:rFonts w:ascii="Times New Roman" w:hAnsi="Times New Roman" w:eastAsia="Arial" w:cs="Times New Roman"/>
          <w:b w:val="1"/>
          <w:bCs w:val="1"/>
          <w:sz w:val="24"/>
          <w:szCs w:val="24"/>
        </w:rPr>
      </w:pPr>
      <w:bookmarkStart w:name="_Toc1451964210" w:id="517260068"/>
      <w:r w:rsidRPr="2F9D4C03" w:rsidR="005514ED">
        <w:rPr>
          <w:rFonts w:ascii="Times New Roman" w:hAnsi="Times New Roman" w:eastAsia="Arial" w:cs="Times New Roman"/>
          <w:sz w:val="24"/>
          <w:szCs w:val="24"/>
        </w:rPr>
        <w:t>Python Version &amp; Dependencies</w:t>
      </w:r>
      <w:bookmarkEnd w:id="517260068"/>
    </w:p>
    <w:p w:rsidRPr="00841D44" w:rsidR="00F3022F" w:rsidP="00F3022F" w:rsidRDefault="00F3022F" w14:paraId="67762E33" w14:textId="0E5867AE">
      <w:pPr>
        <w:rPr>
          <w:rFonts w:ascii="Times New Roman" w:hAnsi="Times New Roman" w:eastAsia="Arial" w:cs="Times New Roman"/>
          <w:lang w:val="en-US"/>
        </w:rPr>
      </w:pPr>
      <w:r w:rsidRPr="00841D44">
        <w:rPr>
          <w:rFonts w:ascii="Times New Roman" w:hAnsi="Times New Roman" w:eastAsia="Arial" w:cs="Times New Roman"/>
          <w:lang w:val="en-US"/>
        </w:rPr>
        <w:t xml:space="preserve">The project is built using </w:t>
      </w:r>
      <w:r w:rsidRPr="00841D44">
        <w:rPr>
          <w:rFonts w:ascii="Times New Roman" w:hAnsi="Times New Roman" w:eastAsia="Arial" w:cs="Times New Roman"/>
          <w:b/>
          <w:lang w:val="en-US"/>
        </w:rPr>
        <w:t>Python (&gt;=3.12)</w:t>
      </w:r>
      <w:r w:rsidRPr="00841D44">
        <w:rPr>
          <w:rFonts w:ascii="Times New Roman" w:hAnsi="Times New Roman" w:eastAsia="Arial" w:cs="Times New Roman"/>
          <w:lang w:val="en-US"/>
        </w:rPr>
        <w:t>, ensuring compatibility with modern machine-learning tools and libraries. The dependencies required for the analysis and classification tasks include:</w:t>
      </w:r>
    </w:p>
    <w:p w:rsidRPr="009A15A7" w:rsidR="00F3022F" w:rsidP="009A15A7" w:rsidRDefault="00F3022F" w14:paraId="3BD7441A" w14:textId="0FB60E23">
      <w:pPr>
        <w:pStyle w:val="ListParagraph"/>
        <w:numPr>
          <w:ilvl w:val="0"/>
          <w:numId w:val="41"/>
        </w:numPr>
        <w:rPr>
          <w:rFonts w:ascii="Times New Roman" w:hAnsi="Times New Roman" w:eastAsia="Arial" w:cs="Times New Roman"/>
          <w:lang w:val="en-US"/>
        </w:rPr>
      </w:pPr>
      <w:proofErr w:type="spellStart"/>
      <w:r w:rsidRPr="009A15A7">
        <w:rPr>
          <w:rFonts w:ascii="Times New Roman" w:hAnsi="Times New Roman" w:eastAsia="Arial" w:cs="Times New Roman"/>
          <w:lang w:val="en-US"/>
        </w:rPr>
        <w:t>ipykernel</w:t>
      </w:r>
      <w:proofErr w:type="spellEnd"/>
      <w:r w:rsidRPr="009A15A7">
        <w:rPr>
          <w:rFonts w:ascii="Times New Roman" w:hAnsi="Times New Roman" w:eastAsia="Arial" w:cs="Times New Roman"/>
          <w:lang w:val="en-US"/>
        </w:rPr>
        <w:t>&gt;=6.29.5</w:t>
      </w:r>
    </w:p>
    <w:p w:rsidRPr="009A15A7" w:rsidR="00F3022F" w:rsidP="009A15A7" w:rsidRDefault="00F3022F" w14:paraId="4C5C70A9" w14:textId="626B1D00">
      <w:pPr>
        <w:pStyle w:val="ListParagraph"/>
        <w:numPr>
          <w:ilvl w:val="0"/>
          <w:numId w:val="41"/>
        </w:numPr>
        <w:rPr>
          <w:rFonts w:ascii="Times New Roman" w:hAnsi="Times New Roman" w:eastAsia="Arial" w:cs="Times New Roman"/>
          <w:lang w:val="en-US"/>
        </w:rPr>
      </w:pPr>
      <w:r w:rsidRPr="009A15A7">
        <w:rPr>
          <w:rFonts w:ascii="Times New Roman" w:hAnsi="Times New Roman" w:eastAsia="Arial" w:cs="Times New Roman"/>
          <w:lang w:val="en-US"/>
        </w:rPr>
        <w:t>matplotlib&gt;=3.10.0</w:t>
      </w:r>
    </w:p>
    <w:p w:rsidRPr="009A15A7" w:rsidR="00F3022F" w:rsidP="009A15A7" w:rsidRDefault="00F3022F" w14:paraId="115AEDB9" w14:textId="444E64EB">
      <w:pPr>
        <w:pStyle w:val="ListParagraph"/>
        <w:numPr>
          <w:ilvl w:val="0"/>
          <w:numId w:val="41"/>
        </w:numPr>
        <w:rPr>
          <w:rFonts w:ascii="Times New Roman" w:hAnsi="Times New Roman" w:eastAsia="Arial" w:cs="Times New Roman"/>
          <w:lang w:val="en-US"/>
        </w:rPr>
      </w:pPr>
      <w:proofErr w:type="spellStart"/>
      <w:r w:rsidRPr="009A15A7">
        <w:rPr>
          <w:rFonts w:ascii="Times New Roman" w:hAnsi="Times New Roman" w:eastAsia="Arial" w:cs="Times New Roman"/>
          <w:lang w:val="en-US"/>
        </w:rPr>
        <w:t>numpy</w:t>
      </w:r>
      <w:proofErr w:type="spellEnd"/>
      <w:r w:rsidRPr="009A15A7">
        <w:rPr>
          <w:rFonts w:ascii="Times New Roman" w:hAnsi="Times New Roman" w:eastAsia="Arial" w:cs="Times New Roman"/>
          <w:lang w:val="en-US"/>
        </w:rPr>
        <w:t>&gt;=2.2.1</w:t>
      </w:r>
    </w:p>
    <w:p w:rsidRPr="009A15A7" w:rsidR="00F3022F" w:rsidP="009A15A7" w:rsidRDefault="00F3022F" w14:paraId="685E7C04" w14:textId="46C5BB20">
      <w:pPr>
        <w:pStyle w:val="ListParagraph"/>
        <w:numPr>
          <w:ilvl w:val="0"/>
          <w:numId w:val="41"/>
        </w:numPr>
        <w:rPr>
          <w:rFonts w:ascii="Times New Roman" w:hAnsi="Times New Roman" w:eastAsia="Arial" w:cs="Times New Roman"/>
          <w:lang w:val="en-US"/>
        </w:rPr>
      </w:pPr>
      <w:r w:rsidRPr="009A15A7">
        <w:rPr>
          <w:rFonts w:ascii="Times New Roman" w:hAnsi="Times New Roman" w:eastAsia="Arial" w:cs="Times New Roman"/>
          <w:lang w:val="en-US"/>
        </w:rPr>
        <w:t>pandas&gt;=2.2.3</w:t>
      </w:r>
    </w:p>
    <w:p w:rsidRPr="009A15A7" w:rsidR="00F3022F" w:rsidP="009A15A7" w:rsidRDefault="00F3022F" w14:paraId="0BC88CEF" w14:textId="7F20B412">
      <w:pPr>
        <w:pStyle w:val="ListParagraph"/>
        <w:numPr>
          <w:ilvl w:val="0"/>
          <w:numId w:val="41"/>
        </w:numPr>
        <w:rPr>
          <w:rFonts w:ascii="Times New Roman" w:hAnsi="Times New Roman" w:eastAsia="Arial" w:cs="Times New Roman"/>
          <w:lang w:val="en-US"/>
        </w:rPr>
      </w:pPr>
      <w:r w:rsidRPr="009A15A7">
        <w:rPr>
          <w:rFonts w:ascii="Times New Roman" w:hAnsi="Times New Roman" w:eastAsia="Arial" w:cs="Times New Roman"/>
          <w:lang w:val="en-US"/>
        </w:rPr>
        <w:t>scikit-learn&gt;=1.6.1</w:t>
      </w:r>
    </w:p>
    <w:p w:rsidRPr="009A15A7" w:rsidR="00F3022F" w:rsidP="009A15A7" w:rsidRDefault="00F3022F" w14:paraId="27D35A62" w14:textId="48905958">
      <w:pPr>
        <w:pStyle w:val="ListParagraph"/>
        <w:numPr>
          <w:ilvl w:val="0"/>
          <w:numId w:val="41"/>
        </w:numPr>
        <w:rPr>
          <w:rFonts w:ascii="Times New Roman" w:hAnsi="Times New Roman" w:eastAsia="Arial" w:cs="Times New Roman"/>
          <w:lang w:val="en-US"/>
        </w:rPr>
      </w:pPr>
      <w:r w:rsidRPr="009A15A7">
        <w:rPr>
          <w:rFonts w:ascii="Times New Roman" w:hAnsi="Times New Roman" w:eastAsia="Arial" w:cs="Times New Roman"/>
          <w:lang w:val="en-US"/>
        </w:rPr>
        <w:t>seaborn&gt;=0.13.2</w:t>
      </w:r>
    </w:p>
    <w:p w:rsidRPr="009A15A7" w:rsidR="00F3022F" w:rsidP="009A15A7" w:rsidRDefault="00F3022F" w14:paraId="723F25DC" w14:textId="31AB90B3">
      <w:pPr>
        <w:pStyle w:val="ListParagraph"/>
        <w:numPr>
          <w:ilvl w:val="0"/>
          <w:numId w:val="41"/>
        </w:numPr>
        <w:rPr>
          <w:rFonts w:ascii="Times New Roman" w:hAnsi="Times New Roman" w:eastAsia="Arial" w:cs="Times New Roman"/>
          <w:lang w:val="en-US"/>
        </w:rPr>
      </w:pPr>
      <w:proofErr w:type="spellStart"/>
      <w:r w:rsidRPr="009A15A7">
        <w:rPr>
          <w:rFonts w:ascii="Times New Roman" w:hAnsi="Times New Roman" w:eastAsia="Arial" w:cs="Times New Roman"/>
          <w:lang w:val="en-US"/>
        </w:rPr>
        <w:t>lightgbm</w:t>
      </w:r>
      <w:proofErr w:type="spellEnd"/>
      <w:r w:rsidRPr="009A15A7">
        <w:rPr>
          <w:rFonts w:ascii="Times New Roman" w:hAnsi="Times New Roman" w:eastAsia="Arial" w:cs="Times New Roman"/>
          <w:lang w:val="en-US"/>
        </w:rPr>
        <w:t>&gt;=4.5.0</w:t>
      </w:r>
    </w:p>
    <w:p w:rsidRPr="00841D44" w:rsidR="00EE0605" w:rsidP="00F3022F" w:rsidRDefault="00F3022F" w14:paraId="41BB323D" w14:textId="428C04A0">
      <w:pPr>
        <w:rPr>
          <w:rFonts w:ascii="Times New Roman" w:hAnsi="Times New Roman" w:eastAsia="Arial" w:cs="Times New Roman"/>
          <w:lang w:val="en-US"/>
        </w:rPr>
      </w:pPr>
      <w:r w:rsidRPr="00841D44">
        <w:rPr>
          <w:rFonts w:ascii="Times New Roman" w:hAnsi="Times New Roman" w:eastAsia="Arial" w:cs="Times New Roman"/>
          <w:lang w:val="en-US"/>
        </w:rPr>
        <w:t>These dependencies support data analysis, visualization, preprocessing, and machine learning model development.</w:t>
      </w:r>
    </w:p>
    <w:p w:rsidRPr="00841D44" w:rsidR="008E6865" w:rsidP="21350CBB" w:rsidRDefault="32654467" w14:paraId="7BA1CD80" w14:textId="64DAE6C4" w14:noSpellErr="1">
      <w:pPr>
        <w:pStyle w:val="Heading1"/>
        <w:rPr>
          <w:rFonts w:ascii="Times New Roman" w:hAnsi="Times New Roman" w:eastAsia="Arial" w:cs="Times New Roman"/>
          <w:sz w:val="24"/>
          <w:szCs w:val="24"/>
        </w:rPr>
      </w:pPr>
      <w:bookmarkStart w:name="_Toc1829075309" w:id="1599644779"/>
      <w:r w:rsidRPr="2F9D4C03" w:rsidR="32654467">
        <w:rPr>
          <w:rFonts w:ascii="Times New Roman" w:hAnsi="Times New Roman" w:eastAsia="Arial" w:cs="Times New Roman"/>
          <w:sz w:val="24"/>
          <w:szCs w:val="24"/>
        </w:rPr>
        <w:t>Dataset Overview</w:t>
      </w:r>
      <w:bookmarkEnd w:id="1599644779"/>
    </w:p>
    <w:p w:rsidRPr="00841D44" w:rsidR="006A3648" w:rsidP="21350CBB" w:rsidRDefault="4F7B2DCC" w14:paraId="53945CFF" w14:textId="583BAE0F">
      <w:pPr>
        <w:rPr>
          <w:rFonts w:ascii="Times New Roman" w:hAnsi="Times New Roman" w:eastAsia="Arial" w:cs="Times New Roman"/>
        </w:rPr>
      </w:pPr>
      <w:r w:rsidRPr="00841D44">
        <w:rPr>
          <w:rFonts w:ascii="Times New Roman" w:hAnsi="Times New Roman" w:eastAsia="Arial" w:cs="Times New Roman"/>
        </w:rPr>
        <w:t>The data is a subset of the original data collected in 1988 in Cleveland, Hungary, Switzerland, and Long Beach V.  This subset of 14 attributes is what most publish experiments use.</w:t>
      </w:r>
    </w:p>
    <w:p w:rsidRPr="00841D44" w:rsidR="006A3648" w:rsidP="00841D44" w:rsidRDefault="4F7B2DCC" w14:paraId="14825A04" w14:textId="65F49E90" w14:noSpellErr="1">
      <w:pPr>
        <w:pStyle w:val="Heading1"/>
        <w:rPr>
          <w:rFonts w:ascii="Times New Roman" w:hAnsi="Times New Roman" w:eastAsia="Arial" w:cs="Times New Roman"/>
          <w:sz w:val="24"/>
          <w:szCs w:val="24"/>
        </w:rPr>
      </w:pPr>
      <w:r w:rsidRPr="2F9D4C03" w:rsidR="4F7B2DCC">
        <w:rPr>
          <w:rFonts w:ascii="Times New Roman" w:hAnsi="Times New Roman" w:eastAsia="Arial" w:cs="Times New Roman"/>
          <w:sz w:val="24"/>
          <w:szCs w:val="24"/>
        </w:rPr>
        <w:t xml:space="preserve"> </w:t>
      </w:r>
      <w:bookmarkStart w:name="_Toc2069427701" w:id="1660968611"/>
      <w:r w:rsidRPr="2F9D4C03" w:rsidR="4F7B2DCC">
        <w:rPr>
          <w:rFonts w:ascii="Times New Roman" w:hAnsi="Times New Roman" w:eastAsia="Arial" w:cs="Times New Roman"/>
          <w:sz w:val="24"/>
          <w:szCs w:val="24"/>
        </w:rPr>
        <w:t>Attributes</w:t>
      </w:r>
      <w:bookmarkEnd w:id="1660968611"/>
    </w:p>
    <w:p w:rsidRPr="00841D44" w:rsidR="006A3648" w:rsidP="009A15A7" w:rsidRDefault="009A15A7" w14:paraId="31980E66" w14:textId="269154C0">
      <w:pPr>
        <w:pStyle w:val="ListParagraph"/>
        <w:numPr>
          <w:ilvl w:val="0"/>
          <w:numId w:val="39"/>
        </w:numPr>
        <w:rPr>
          <w:rFonts w:ascii="Times New Roman" w:hAnsi="Times New Roman" w:eastAsia="Arial" w:cs="Times New Roman"/>
        </w:rPr>
      </w:pPr>
      <w:r w:rsidRPr="00841D44">
        <w:rPr>
          <w:rFonts w:ascii="Times New Roman" w:hAnsi="Times New Roman" w:eastAsia="Arial" w:cs="Times New Roman"/>
        </w:rPr>
        <w:t>A</w:t>
      </w:r>
      <w:r w:rsidRPr="00841D44" w:rsidR="4F7B2DCC">
        <w:rPr>
          <w:rFonts w:ascii="Times New Roman" w:hAnsi="Times New Roman" w:eastAsia="Arial" w:cs="Times New Roman"/>
        </w:rPr>
        <w:t>ge</w:t>
      </w:r>
    </w:p>
    <w:p w:rsidRPr="00841D44" w:rsidR="006A3648" w:rsidP="009A15A7" w:rsidRDefault="009A15A7" w14:paraId="08D04013" w14:textId="54E234F1">
      <w:pPr>
        <w:pStyle w:val="ListParagraph"/>
        <w:numPr>
          <w:ilvl w:val="0"/>
          <w:numId w:val="39"/>
        </w:numPr>
        <w:rPr>
          <w:rFonts w:ascii="Times New Roman" w:hAnsi="Times New Roman" w:eastAsia="Arial" w:cs="Times New Roman"/>
        </w:rPr>
      </w:pPr>
      <w:r w:rsidRPr="00841D44">
        <w:rPr>
          <w:rFonts w:ascii="Times New Roman" w:hAnsi="Times New Roman" w:eastAsia="Arial" w:cs="Times New Roman"/>
        </w:rPr>
        <w:t>S</w:t>
      </w:r>
      <w:r w:rsidRPr="00841D44" w:rsidR="4F7B2DCC">
        <w:rPr>
          <w:rFonts w:ascii="Times New Roman" w:hAnsi="Times New Roman" w:eastAsia="Arial" w:cs="Times New Roman"/>
        </w:rPr>
        <w:t>ex</w:t>
      </w:r>
    </w:p>
    <w:p w:rsidRPr="00841D44" w:rsidR="006A3648" w:rsidP="009A15A7" w:rsidRDefault="009A15A7" w14:paraId="69623C35" w14:textId="08ED6B49">
      <w:pPr>
        <w:pStyle w:val="ListParagraph"/>
        <w:numPr>
          <w:ilvl w:val="0"/>
          <w:numId w:val="39"/>
        </w:numPr>
        <w:rPr>
          <w:rFonts w:ascii="Times New Roman" w:hAnsi="Times New Roman" w:eastAsia="Arial" w:cs="Times New Roman"/>
        </w:rPr>
      </w:pPr>
      <w:r w:rsidRPr="00841D44">
        <w:rPr>
          <w:rFonts w:ascii="Times New Roman" w:hAnsi="Times New Roman" w:eastAsia="Arial" w:cs="Times New Roman"/>
        </w:rPr>
        <w:t>C</w:t>
      </w:r>
      <w:r w:rsidRPr="00841D44" w:rsidR="4F7B2DCC">
        <w:rPr>
          <w:rFonts w:ascii="Times New Roman" w:hAnsi="Times New Roman" w:eastAsia="Arial" w:cs="Times New Roman"/>
        </w:rPr>
        <w:t>hest pain type (4 values)</w:t>
      </w:r>
    </w:p>
    <w:p w:rsidRPr="00841D44" w:rsidR="006A3648" w:rsidP="009A15A7" w:rsidRDefault="009A15A7" w14:paraId="763EF0F5" w14:textId="61B7D1E2">
      <w:pPr>
        <w:pStyle w:val="ListParagraph"/>
        <w:numPr>
          <w:ilvl w:val="0"/>
          <w:numId w:val="39"/>
        </w:numPr>
        <w:rPr>
          <w:rFonts w:ascii="Times New Roman" w:hAnsi="Times New Roman" w:eastAsia="Arial" w:cs="Times New Roman"/>
        </w:rPr>
      </w:pPr>
      <w:r w:rsidRPr="00841D44">
        <w:rPr>
          <w:rFonts w:ascii="Times New Roman" w:hAnsi="Times New Roman" w:eastAsia="Arial" w:cs="Times New Roman"/>
        </w:rPr>
        <w:t>R</w:t>
      </w:r>
      <w:r w:rsidRPr="00841D44" w:rsidR="4F7B2DCC">
        <w:rPr>
          <w:rFonts w:ascii="Times New Roman" w:hAnsi="Times New Roman" w:eastAsia="Arial" w:cs="Times New Roman"/>
        </w:rPr>
        <w:t>esting blood pressure</w:t>
      </w:r>
    </w:p>
    <w:p w:rsidRPr="00841D44" w:rsidR="006A3648" w:rsidP="673F3F99" w:rsidRDefault="009A15A7" w14:paraId="57DEDCBB" w14:textId="3C2C9117">
      <w:pPr>
        <w:pStyle w:val="ListParagraph"/>
        <w:numPr>
          <w:ilvl w:val="0"/>
          <w:numId w:val="7"/>
        </w:numPr>
        <w:rPr>
          <w:rFonts w:ascii="Times New Roman" w:hAnsi="Times New Roman" w:eastAsia="Arial" w:cs="Times New Roman"/>
        </w:rPr>
      </w:pPr>
      <w:r w:rsidRPr="00841D44">
        <w:rPr>
          <w:rFonts w:ascii="Times New Roman" w:hAnsi="Times New Roman" w:eastAsia="Arial" w:cs="Times New Roman"/>
        </w:rPr>
        <w:t>S</w:t>
      </w:r>
      <w:r w:rsidRPr="00841D44" w:rsidR="4F7B2DCC">
        <w:rPr>
          <w:rFonts w:ascii="Times New Roman" w:hAnsi="Times New Roman" w:eastAsia="Arial" w:cs="Times New Roman"/>
        </w:rPr>
        <w:t xml:space="preserve">erum </w:t>
      </w:r>
      <w:proofErr w:type="spellStart"/>
      <w:r w:rsidRPr="00841D44" w:rsidR="4F7B2DCC">
        <w:rPr>
          <w:rFonts w:ascii="Times New Roman" w:hAnsi="Times New Roman" w:eastAsia="Arial" w:cs="Times New Roman"/>
        </w:rPr>
        <w:t>cholestoral</w:t>
      </w:r>
      <w:proofErr w:type="spellEnd"/>
      <w:r w:rsidRPr="00841D44" w:rsidR="4F7B2DCC">
        <w:rPr>
          <w:rFonts w:ascii="Times New Roman" w:hAnsi="Times New Roman" w:eastAsia="Arial" w:cs="Times New Roman"/>
        </w:rPr>
        <w:t xml:space="preserve"> in mg/dl</w:t>
      </w:r>
    </w:p>
    <w:p w:rsidRPr="00841D44" w:rsidR="006A3648" w:rsidP="673F3F99" w:rsidRDefault="009A15A7" w14:paraId="0F36D5F3" w14:textId="48A04F67">
      <w:pPr>
        <w:pStyle w:val="ListParagraph"/>
        <w:numPr>
          <w:ilvl w:val="0"/>
          <w:numId w:val="7"/>
        </w:numPr>
        <w:rPr>
          <w:rFonts w:ascii="Times New Roman" w:hAnsi="Times New Roman" w:eastAsia="Arial" w:cs="Times New Roman"/>
        </w:rPr>
      </w:pPr>
      <w:r w:rsidRPr="00841D44">
        <w:rPr>
          <w:rFonts w:ascii="Times New Roman" w:hAnsi="Times New Roman" w:eastAsia="Arial" w:cs="Times New Roman"/>
        </w:rPr>
        <w:t>F</w:t>
      </w:r>
      <w:r w:rsidRPr="00841D44" w:rsidR="4F7B2DCC">
        <w:rPr>
          <w:rFonts w:ascii="Times New Roman" w:hAnsi="Times New Roman" w:eastAsia="Arial" w:cs="Times New Roman"/>
        </w:rPr>
        <w:t>asting blood sugar &gt; 120 mg/dl</w:t>
      </w:r>
    </w:p>
    <w:p w:rsidRPr="00841D44" w:rsidR="006A3648" w:rsidP="673F3F99" w:rsidRDefault="009A15A7" w14:paraId="06ADB644" w14:textId="21CA0678">
      <w:pPr>
        <w:pStyle w:val="ListParagraph"/>
        <w:numPr>
          <w:ilvl w:val="0"/>
          <w:numId w:val="7"/>
        </w:numPr>
        <w:rPr>
          <w:rFonts w:ascii="Times New Roman" w:hAnsi="Times New Roman" w:eastAsia="Arial" w:cs="Times New Roman"/>
        </w:rPr>
      </w:pPr>
      <w:r w:rsidRPr="00841D44">
        <w:rPr>
          <w:rFonts w:ascii="Times New Roman" w:hAnsi="Times New Roman" w:eastAsia="Arial" w:cs="Times New Roman"/>
        </w:rPr>
        <w:t>F</w:t>
      </w:r>
      <w:r w:rsidRPr="00841D44" w:rsidR="003D158E">
        <w:rPr>
          <w:rFonts w:ascii="Times New Roman" w:hAnsi="Times New Roman" w:eastAsia="Arial" w:cs="Times New Roman"/>
        </w:rPr>
        <w:t>a</w:t>
      </w:r>
      <w:r w:rsidRPr="00841D44" w:rsidR="4F7B2DCC">
        <w:rPr>
          <w:rFonts w:ascii="Times New Roman" w:hAnsi="Times New Roman" w:eastAsia="Arial" w:cs="Times New Roman"/>
        </w:rPr>
        <w:t>sting electrocardiographic results (values 0,1,2)</w:t>
      </w:r>
    </w:p>
    <w:p w:rsidRPr="00841D44" w:rsidR="006A3648" w:rsidP="673F3F99" w:rsidRDefault="003D158E" w14:paraId="1A611F11" w14:textId="6C4FCC71">
      <w:pPr>
        <w:pStyle w:val="ListParagraph"/>
        <w:numPr>
          <w:ilvl w:val="0"/>
          <w:numId w:val="7"/>
        </w:numPr>
        <w:rPr>
          <w:rFonts w:ascii="Times New Roman" w:hAnsi="Times New Roman" w:eastAsia="Arial" w:cs="Times New Roman"/>
        </w:rPr>
      </w:pPr>
      <w:r w:rsidRPr="00841D44">
        <w:rPr>
          <w:rFonts w:ascii="Times New Roman" w:hAnsi="Times New Roman" w:eastAsia="Arial" w:cs="Times New Roman"/>
        </w:rPr>
        <w:t>M</w:t>
      </w:r>
      <w:r w:rsidRPr="00841D44" w:rsidR="4F7B2DCC">
        <w:rPr>
          <w:rFonts w:ascii="Times New Roman" w:hAnsi="Times New Roman" w:eastAsia="Arial" w:cs="Times New Roman"/>
        </w:rPr>
        <w:t xml:space="preserve">aximum heart rate </w:t>
      </w:r>
      <w:r w:rsidRPr="00841D44">
        <w:rPr>
          <w:rFonts w:ascii="Times New Roman" w:hAnsi="Times New Roman" w:eastAsia="Arial" w:cs="Times New Roman"/>
        </w:rPr>
        <w:t>achieved.</w:t>
      </w:r>
    </w:p>
    <w:p w:rsidRPr="00841D44" w:rsidR="006A3648" w:rsidP="673F3F99" w:rsidRDefault="003D158E" w14:paraId="20A74261" w14:textId="75CEB03D">
      <w:pPr>
        <w:pStyle w:val="ListParagraph"/>
        <w:numPr>
          <w:ilvl w:val="0"/>
          <w:numId w:val="7"/>
        </w:numPr>
        <w:rPr>
          <w:rFonts w:ascii="Times New Roman" w:hAnsi="Times New Roman" w:eastAsia="Arial" w:cs="Times New Roman"/>
        </w:rPr>
      </w:pPr>
      <w:r w:rsidRPr="00841D44">
        <w:rPr>
          <w:rFonts w:ascii="Times New Roman" w:hAnsi="Times New Roman" w:eastAsia="Arial" w:cs="Times New Roman"/>
        </w:rPr>
        <w:t>E</w:t>
      </w:r>
      <w:r w:rsidRPr="00841D44" w:rsidR="4F7B2DCC">
        <w:rPr>
          <w:rFonts w:ascii="Times New Roman" w:hAnsi="Times New Roman" w:eastAsia="Arial" w:cs="Times New Roman"/>
        </w:rPr>
        <w:t xml:space="preserve">xercise induced </w:t>
      </w:r>
      <w:r w:rsidRPr="00841D44">
        <w:rPr>
          <w:rFonts w:ascii="Times New Roman" w:hAnsi="Times New Roman" w:eastAsia="Arial" w:cs="Times New Roman"/>
        </w:rPr>
        <w:t>angina.</w:t>
      </w:r>
    </w:p>
    <w:p w:rsidRPr="00841D44" w:rsidR="006A3648" w:rsidP="673F3F99" w:rsidRDefault="003D158E" w14:paraId="2396C75B" w14:textId="5748B3B9">
      <w:pPr>
        <w:pStyle w:val="ListParagraph"/>
        <w:numPr>
          <w:ilvl w:val="0"/>
          <w:numId w:val="7"/>
        </w:numPr>
        <w:rPr>
          <w:rFonts w:ascii="Times New Roman" w:hAnsi="Times New Roman" w:eastAsia="Arial" w:cs="Times New Roman"/>
        </w:rPr>
      </w:pPr>
      <w:proofErr w:type="spellStart"/>
      <w:r w:rsidRPr="00841D44">
        <w:rPr>
          <w:rFonts w:ascii="Times New Roman" w:hAnsi="Times New Roman" w:eastAsia="Arial" w:cs="Times New Roman"/>
        </w:rPr>
        <w:t>O</w:t>
      </w:r>
      <w:r w:rsidRPr="00841D44" w:rsidR="4F7B2DCC">
        <w:rPr>
          <w:rFonts w:ascii="Times New Roman" w:hAnsi="Times New Roman" w:eastAsia="Arial" w:cs="Times New Roman"/>
        </w:rPr>
        <w:t>ldpeak</w:t>
      </w:r>
      <w:proofErr w:type="spellEnd"/>
      <w:r w:rsidRPr="00841D44" w:rsidR="4F7B2DCC">
        <w:rPr>
          <w:rFonts w:ascii="Times New Roman" w:hAnsi="Times New Roman" w:eastAsia="Arial" w:cs="Times New Roman"/>
        </w:rPr>
        <w:t xml:space="preserve"> = ST depression induced by exercise relative to rest</w:t>
      </w:r>
    </w:p>
    <w:p w:rsidRPr="00841D44" w:rsidR="006A3648" w:rsidP="673F3F99" w:rsidRDefault="003D158E" w14:paraId="5F5691CD" w14:textId="2E279AD0">
      <w:pPr>
        <w:pStyle w:val="ListParagraph"/>
        <w:numPr>
          <w:ilvl w:val="0"/>
          <w:numId w:val="7"/>
        </w:numPr>
        <w:rPr>
          <w:rFonts w:ascii="Times New Roman" w:hAnsi="Times New Roman" w:eastAsia="Arial" w:cs="Times New Roman"/>
        </w:rPr>
      </w:pPr>
      <w:r w:rsidRPr="00841D44">
        <w:rPr>
          <w:rFonts w:ascii="Times New Roman" w:hAnsi="Times New Roman" w:eastAsia="Arial" w:cs="Times New Roman"/>
        </w:rPr>
        <w:t>T</w:t>
      </w:r>
      <w:r w:rsidRPr="00841D44" w:rsidR="4F7B2DCC">
        <w:rPr>
          <w:rFonts w:ascii="Times New Roman" w:hAnsi="Times New Roman" w:eastAsia="Arial" w:cs="Times New Roman"/>
        </w:rPr>
        <w:t>he slope of the peak exercise ST segment</w:t>
      </w:r>
    </w:p>
    <w:p w:rsidRPr="00841D44" w:rsidR="006A3648" w:rsidP="673F3F99" w:rsidRDefault="003D158E" w14:paraId="0C4597E1" w14:textId="2553E089">
      <w:pPr>
        <w:pStyle w:val="ListParagraph"/>
        <w:numPr>
          <w:ilvl w:val="0"/>
          <w:numId w:val="7"/>
        </w:numPr>
        <w:rPr>
          <w:rFonts w:ascii="Times New Roman" w:hAnsi="Times New Roman" w:eastAsia="Arial" w:cs="Times New Roman"/>
        </w:rPr>
      </w:pPr>
      <w:r w:rsidRPr="00841D44">
        <w:rPr>
          <w:rFonts w:ascii="Times New Roman" w:hAnsi="Times New Roman" w:eastAsia="Arial" w:cs="Times New Roman"/>
        </w:rPr>
        <w:t>N</w:t>
      </w:r>
      <w:r w:rsidRPr="00841D44" w:rsidR="4F7B2DCC">
        <w:rPr>
          <w:rFonts w:ascii="Times New Roman" w:hAnsi="Times New Roman" w:eastAsia="Arial" w:cs="Times New Roman"/>
        </w:rPr>
        <w:t xml:space="preserve">umber of major vessels (0-3) colored by </w:t>
      </w:r>
      <w:proofErr w:type="spellStart"/>
      <w:proofErr w:type="gramStart"/>
      <w:r w:rsidRPr="00841D44" w:rsidR="4F7B2DCC">
        <w:rPr>
          <w:rFonts w:ascii="Times New Roman" w:hAnsi="Times New Roman" w:eastAsia="Arial" w:cs="Times New Roman"/>
        </w:rPr>
        <w:t>flourosopy</w:t>
      </w:r>
      <w:proofErr w:type="spellEnd"/>
      <w:proofErr w:type="gramEnd"/>
    </w:p>
    <w:p w:rsidRPr="00B96D3E" w:rsidR="0894C8DE" w:rsidP="0894C8DE" w:rsidRDefault="4F7B2DCC" w14:paraId="142795D1" w14:textId="639F64C8">
      <w:pPr>
        <w:pStyle w:val="ListParagraph"/>
        <w:numPr>
          <w:ilvl w:val="0"/>
          <w:numId w:val="7"/>
        </w:numPr>
        <w:rPr>
          <w:rFonts w:ascii="Times New Roman" w:hAnsi="Times New Roman" w:eastAsia="Arial" w:cs="Times New Roman"/>
        </w:rPr>
      </w:pPr>
      <w:proofErr w:type="spellStart"/>
      <w:r w:rsidRPr="00841D44">
        <w:rPr>
          <w:rFonts w:ascii="Times New Roman" w:hAnsi="Times New Roman" w:eastAsia="Arial" w:cs="Times New Roman"/>
        </w:rPr>
        <w:t>thal</w:t>
      </w:r>
      <w:proofErr w:type="spellEnd"/>
      <w:r w:rsidRPr="00841D44">
        <w:rPr>
          <w:rFonts w:ascii="Times New Roman" w:hAnsi="Times New Roman" w:eastAsia="Arial" w:cs="Times New Roman"/>
        </w:rPr>
        <w:t>: 0 = normal; 1 = fixed defect; 2 = reversable defect</w:t>
      </w:r>
    </w:p>
    <w:p w:rsidRPr="00841D44" w:rsidR="71BE7AF5" w:rsidP="201783A9" w:rsidRDefault="71BE7AF5" w14:paraId="4C4D5DDC" w14:textId="193D2670" w14:noSpellErr="1">
      <w:pPr>
        <w:pStyle w:val="Heading1"/>
        <w:rPr>
          <w:rFonts w:ascii="Times New Roman" w:hAnsi="Times New Roman" w:eastAsia="Arial" w:cs="Times New Roman"/>
          <w:sz w:val="24"/>
          <w:szCs w:val="24"/>
        </w:rPr>
      </w:pPr>
      <w:bookmarkStart w:name="_Toc1766531414" w:id="749837980"/>
      <w:r w:rsidRPr="2F9D4C03" w:rsidR="71BE7AF5">
        <w:rPr>
          <w:rFonts w:ascii="Times New Roman" w:hAnsi="Times New Roman" w:eastAsia="Arial" w:cs="Times New Roman"/>
          <w:sz w:val="24"/>
          <w:szCs w:val="24"/>
        </w:rPr>
        <w:t xml:space="preserve">Exploratory Data </w:t>
      </w:r>
      <w:r w:rsidRPr="2F9D4C03" w:rsidR="003D158E">
        <w:rPr>
          <w:rFonts w:ascii="Times New Roman" w:hAnsi="Times New Roman" w:eastAsia="Arial" w:cs="Times New Roman"/>
          <w:sz w:val="24"/>
          <w:szCs w:val="24"/>
        </w:rPr>
        <w:t>Analysis</w:t>
      </w:r>
      <w:bookmarkEnd w:id="749837980"/>
    </w:p>
    <w:p w:rsidRPr="00841D44" w:rsidR="3643D4C0" w:rsidP="141A1E66" w:rsidRDefault="5E6E5343" w14:paraId="48960E58" w14:textId="7CF6055D">
      <w:pPr>
        <w:rPr>
          <w:rFonts w:ascii="Times New Roman" w:hAnsi="Times New Roman" w:eastAsia="Arial" w:cs="Times New Roman"/>
        </w:rPr>
      </w:pPr>
      <w:r w:rsidRPr="00841D44">
        <w:rPr>
          <w:rFonts w:ascii="Times New Roman" w:hAnsi="Times New Roman" w:eastAsia="Arial" w:cs="Times New Roman"/>
        </w:rPr>
        <w:t xml:space="preserve">In the EDA, we use various types of plots like box plots and bar charts do determine the distribution and variance between features like age, gender, clinical </w:t>
      </w:r>
      <w:proofErr w:type="gramStart"/>
      <w:r w:rsidRPr="00841D44">
        <w:rPr>
          <w:rFonts w:ascii="Times New Roman" w:hAnsi="Times New Roman" w:eastAsia="Arial" w:cs="Times New Roman"/>
        </w:rPr>
        <w:t>factors</w:t>
      </w:r>
      <w:proofErr w:type="gramEnd"/>
      <w:r w:rsidRPr="00841D44">
        <w:rPr>
          <w:rFonts w:ascii="Times New Roman" w:hAnsi="Times New Roman" w:eastAsia="Arial" w:cs="Times New Roman"/>
        </w:rPr>
        <w:t xml:space="preserve"> and medical risk factors. We </w:t>
      </w:r>
      <w:r w:rsidRPr="00841D44" w:rsidR="6954712A">
        <w:rPr>
          <w:rFonts w:ascii="Times New Roman" w:hAnsi="Times New Roman" w:eastAsia="Arial" w:cs="Times New Roman"/>
        </w:rPr>
        <w:t>identified the following important observations:</w:t>
      </w:r>
    </w:p>
    <w:p w:rsidRPr="00841D44" w:rsidR="201783A9" w:rsidRDefault="201783A9" w14:paraId="1B064523" w14:textId="7C74F059">
      <w:pPr>
        <w:rPr>
          <w:rFonts w:ascii="Times New Roman" w:hAnsi="Times New Roman" w:eastAsia="Arial" w:cs="Times New Roman"/>
        </w:rPr>
      </w:pPr>
    </w:p>
    <w:p w:rsidRPr="00841D44" w:rsidR="6954712A" w:rsidP="141A1E66" w:rsidRDefault="56C4B875" w14:paraId="45C50DB4" w14:textId="54DBA72D">
      <w:pPr>
        <w:pStyle w:val="ListParagraph"/>
        <w:numPr>
          <w:ilvl w:val="0"/>
          <w:numId w:val="5"/>
        </w:numPr>
        <w:rPr>
          <w:rFonts w:ascii="Times New Roman" w:hAnsi="Times New Roman" w:eastAsia="Arial" w:cs="Times New Roman"/>
        </w:rPr>
      </w:pPr>
      <w:r w:rsidRPr="00841D44">
        <w:rPr>
          <w:rFonts w:ascii="Times New Roman" w:hAnsi="Times New Roman" w:eastAsia="Arial" w:cs="Times New Roman"/>
        </w:rPr>
        <w:t>The dataset is balanced between positive (51.32%) and negative cases (48.68%).</w:t>
      </w:r>
    </w:p>
    <w:p w:rsidRPr="00841D44" w:rsidR="6954712A" w:rsidP="141A1E66" w:rsidRDefault="56C4B875" w14:paraId="69E903A0" w14:textId="210D0238">
      <w:pPr>
        <w:pStyle w:val="ListParagraph"/>
        <w:numPr>
          <w:ilvl w:val="0"/>
          <w:numId w:val="5"/>
        </w:numPr>
        <w:rPr>
          <w:rFonts w:ascii="Times New Roman" w:hAnsi="Times New Roman" w:eastAsia="Arial" w:cs="Times New Roman"/>
        </w:rPr>
      </w:pPr>
      <w:r w:rsidRPr="00841D44">
        <w:rPr>
          <w:rFonts w:ascii="Times New Roman" w:hAnsi="Times New Roman" w:eastAsia="Arial" w:cs="Times New Roman"/>
        </w:rPr>
        <w:t>It is skewed more male (69.56%) vs female (30.44%).</w:t>
      </w:r>
    </w:p>
    <w:p w:rsidRPr="00841D44" w:rsidR="6954712A" w:rsidP="141A1E66" w:rsidRDefault="56C4B875" w14:paraId="7F932573" w14:textId="6FAB4A67">
      <w:pPr>
        <w:pStyle w:val="ListParagraph"/>
        <w:numPr>
          <w:ilvl w:val="0"/>
          <w:numId w:val="5"/>
        </w:numPr>
        <w:rPr>
          <w:rFonts w:ascii="Times New Roman" w:hAnsi="Times New Roman" w:eastAsia="Arial" w:cs="Times New Roman"/>
        </w:rPr>
      </w:pPr>
      <w:r w:rsidRPr="00841D44">
        <w:rPr>
          <w:rFonts w:ascii="Times New Roman" w:hAnsi="Times New Roman" w:eastAsia="Arial" w:cs="Times New Roman"/>
        </w:rPr>
        <w:t>In this dataset, people with heart disease tend to be younger than those without. This is especially true for males</w:t>
      </w:r>
      <w:r w:rsidRPr="00841D44" w:rsidR="2ADB6861">
        <w:rPr>
          <w:rFonts w:ascii="Times New Roman" w:hAnsi="Times New Roman" w:eastAsia="Arial" w:cs="Times New Roman"/>
        </w:rPr>
        <w:t xml:space="preserve"> (lower median in the box plot).</w:t>
      </w:r>
    </w:p>
    <w:p w:rsidRPr="00841D44" w:rsidR="6954712A" w:rsidP="141A1E66" w:rsidRDefault="3DBBA905" w14:paraId="22B20B5E" w14:textId="69C6E87B">
      <w:pPr>
        <w:pStyle w:val="ListParagraph"/>
        <w:numPr>
          <w:ilvl w:val="0"/>
          <w:numId w:val="5"/>
        </w:numPr>
        <w:rPr>
          <w:rFonts w:ascii="Times New Roman" w:hAnsi="Times New Roman" w:eastAsia="Arial" w:cs="Times New Roman"/>
        </w:rPr>
      </w:pPr>
      <w:r w:rsidRPr="00841D44">
        <w:rPr>
          <w:rFonts w:ascii="Times New Roman" w:hAnsi="Times New Roman" w:eastAsia="Arial" w:cs="Times New Roman"/>
        </w:rPr>
        <w:t xml:space="preserve">Clinical features like </w:t>
      </w:r>
      <w:proofErr w:type="spellStart"/>
      <w:r w:rsidRPr="00841D44">
        <w:rPr>
          <w:rFonts w:ascii="Times New Roman" w:hAnsi="Times New Roman" w:eastAsia="Arial" w:cs="Times New Roman"/>
        </w:rPr>
        <w:t>trestbps</w:t>
      </w:r>
      <w:proofErr w:type="spellEnd"/>
      <w:r w:rsidRPr="00841D44">
        <w:rPr>
          <w:rFonts w:ascii="Times New Roman" w:hAnsi="Times New Roman" w:eastAsia="Arial" w:cs="Times New Roman"/>
        </w:rPr>
        <w:t xml:space="preserve"> (resting blood pressure) and cholesterol do now show much variation between disease and no disease groups. However, </w:t>
      </w:r>
      <w:r w:rsidRPr="00841D44" w:rsidR="7C344881">
        <w:rPr>
          <w:rFonts w:ascii="Times New Roman" w:hAnsi="Times New Roman" w:eastAsia="Arial" w:cs="Times New Roman"/>
        </w:rPr>
        <w:t xml:space="preserve">people with disease tend to have higher </w:t>
      </w:r>
      <w:proofErr w:type="spellStart"/>
      <w:r w:rsidRPr="00841D44">
        <w:rPr>
          <w:rFonts w:ascii="Times New Roman" w:hAnsi="Times New Roman" w:eastAsia="Arial" w:cs="Times New Roman"/>
        </w:rPr>
        <w:t>thalach</w:t>
      </w:r>
      <w:proofErr w:type="spellEnd"/>
      <w:r w:rsidRPr="00841D44">
        <w:rPr>
          <w:rFonts w:ascii="Times New Roman" w:hAnsi="Times New Roman" w:eastAsia="Arial" w:cs="Times New Roman"/>
        </w:rPr>
        <w:t xml:space="preserve"> (</w:t>
      </w:r>
      <w:r w:rsidRPr="00841D44" w:rsidR="1C183C04">
        <w:rPr>
          <w:rFonts w:ascii="Times New Roman" w:hAnsi="Times New Roman" w:eastAsia="Arial" w:cs="Times New Roman"/>
        </w:rPr>
        <w:t xml:space="preserve">max heart rate) and </w:t>
      </w:r>
      <w:r w:rsidRPr="00841D44" w:rsidR="358266B2">
        <w:rPr>
          <w:rFonts w:ascii="Times New Roman" w:hAnsi="Times New Roman" w:eastAsia="Arial" w:cs="Times New Roman"/>
        </w:rPr>
        <w:t xml:space="preserve">lower </w:t>
      </w:r>
      <w:proofErr w:type="spellStart"/>
      <w:r w:rsidRPr="00841D44" w:rsidR="1C183C04">
        <w:rPr>
          <w:rFonts w:ascii="Times New Roman" w:hAnsi="Times New Roman" w:eastAsia="Arial" w:cs="Times New Roman"/>
        </w:rPr>
        <w:t>oldpeak</w:t>
      </w:r>
      <w:proofErr w:type="spellEnd"/>
      <w:r w:rsidRPr="00841D44" w:rsidR="1C183C04">
        <w:rPr>
          <w:rFonts w:ascii="Times New Roman" w:hAnsi="Times New Roman" w:eastAsia="Arial" w:cs="Times New Roman"/>
        </w:rPr>
        <w:t xml:space="preserve"> (ST depression induced by exercise relative to rest)</w:t>
      </w:r>
      <w:r w:rsidRPr="00841D44" w:rsidR="6A0E3A43">
        <w:rPr>
          <w:rFonts w:ascii="Times New Roman" w:hAnsi="Times New Roman" w:eastAsia="Arial" w:cs="Times New Roman"/>
        </w:rPr>
        <w:t xml:space="preserve"> than those without.</w:t>
      </w:r>
    </w:p>
    <w:p w:rsidRPr="00841D44" w:rsidR="783E6C4A" w:rsidP="141A1E66" w:rsidRDefault="6A0E3A43" w14:paraId="47E4942C" w14:textId="0BB06CE2">
      <w:pPr>
        <w:pStyle w:val="ListParagraph"/>
        <w:numPr>
          <w:ilvl w:val="0"/>
          <w:numId w:val="5"/>
        </w:numPr>
        <w:rPr>
          <w:rFonts w:ascii="Times New Roman" w:hAnsi="Times New Roman" w:eastAsia="Arial" w:cs="Times New Roman"/>
        </w:rPr>
      </w:pPr>
      <w:r w:rsidRPr="00841D44">
        <w:rPr>
          <w:rFonts w:ascii="Times New Roman" w:hAnsi="Times New Roman" w:eastAsia="Arial" w:cs="Times New Roman"/>
        </w:rPr>
        <w:t xml:space="preserve">Analysis of medical risk </w:t>
      </w:r>
      <w:proofErr w:type="spellStart"/>
      <w:r w:rsidRPr="00841D44">
        <w:rPr>
          <w:rFonts w:ascii="Times New Roman" w:hAnsi="Times New Roman" w:eastAsia="Arial" w:cs="Times New Roman"/>
        </w:rPr>
        <w:t>facors</w:t>
      </w:r>
      <w:proofErr w:type="spellEnd"/>
      <w:r w:rsidRPr="00841D44">
        <w:rPr>
          <w:rFonts w:ascii="Times New Roman" w:hAnsi="Times New Roman" w:eastAsia="Arial" w:cs="Times New Roman"/>
        </w:rPr>
        <w:t xml:space="preserve"> identified which specific types of categorical variables were more associated with heart disease. This includes: </w:t>
      </w:r>
    </w:p>
    <w:p w:rsidRPr="00841D44" w:rsidR="783E6C4A" w:rsidP="00AB14F9" w:rsidRDefault="6A0E3A43" w14:paraId="0B5C51B3" w14:textId="56FCBDE6">
      <w:pPr>
        <w:pStyle w:val="ListParagraph"/>
        <w:numPr>
          <w:ilvl w:val="0"/>
          <w:numId w:val="42"/>
        </w:numPr>
        <w:rPr>
          <w:rFonts w:ascii="Times New Roman" w:hAnsi="Times New Roman" w:eastAsia="Arial" w:cs="Times New Roman"/>
        </w:rPr>
      </w:pPr>
      <w:r w:rsidRPr="00841D44">
        <w:rPr>
          <w:rFonts w:ascii="Times New Roman" w:hAnsi="Times New Roman" w:eastAsia="Arial" w:cs="Times New Roman"/>
        </w:rPr>
        <w:t>typical angina (CP=0)</w:t>
      </w:r>
    </w:p>
    <w:p w:rsidRPr="00841D44" w:rsidR="783E6C4A" w:rsidP="00AB14F9" w:rsidRDefault="41993CAD" w14:paraId="6C1D528C" w14:textId="2C82FA07">
      <w:pPr>
        <w:pStyle w:val="ListParagraph"/>
        <w:numPr>
          <w:ilvl w:val="0"/>
          <w:numId w:val="42"/>
        </w:numPr>
        <w:rPr>
          <w:rFonts w:ascii="Times New Roman" w:hAnsi="Times New Roman" w:eastAsia="Arial" w:cs="Times New Roman"/>
        </w:rPr>
      </w:pPr>
      <w:r w:rsidRPr="00841D44">
        <w:rPr>
          <w:rFonts w:ascii="Times New Roman" w:hAnsi="Times New Roman" w:eastAsia="Arial" w:cs="Times New Roman"/>
        </w:rPr>
        <w:t>no exercise induced angina (</w:t>
      </w:r>
      <w:proofErr w:type="spellStart"/>
      <w:r w:rsidRPr="00841D44">
        <w:rPr>
          <w:rFonts w:ascii="Times New Roman" w:hAnsi="Times New Roman" w:eastAsia="Arial" w:cs="Times New Roman"/>
        </w:rPr>
        <w:t>exang</w:t>
      </w:r>
      <w:proofErr w:type="spellEnd"/>
      <w:r w:rsidRPr="00841D44">
        <w:rPr>
          <w:rFonts w:ascii="Times New Roman" w:hAnsi="Times New Roman" w:eastAsia="Arial" w:cs="Times New Roman"/>
        </w:rPr>
        <w:t xml:space="preserve"> = 0)</w:t>
      </w:r>
    </w:p>
    <w:p w:rsidRPr="00841D44" w:rsidR="783E6C4A" w:rsidP="00AB14F9" w:rsidRDefault="5F3F7558" w14:paraId="0619C516" w14:textId="7129E4C4">
      <w:pPr>
        <w:pStyle w:val="ListParagraph"/>
        <w:numPr>
          <w:ilvl w:val="0"/>
          <w:numId w:val="42"/>
        </w:numPr>
        <w:rPr>
          <w:rFonts w:ascii="Times New Roman" w:hAnsi="Times New Roman" w:eastAsia="Arial" w:cs="Times New Roman"/>
        </w:rPr>
      </w:pPr>
      <w:r w:rsidRPr="00841D44">
        <w:rPr>
          <w:rFonts w:ascii="Times New Roman" w:hAnsi="Times New Roman" w:eastAsia="Arial" w:cs="Times New Roman"/>
        </w:rPr>
        <w:t>flat ST slope (ST = 0)</w:t>
      </w:r>
    </w:p>
    <w:p w:rsidRPr="00841D44" w:rsidR="783E6C4A" w:rsidP="00AB14F9" w:rsidRDefault="5F3F7558" w14:paraId="17D61734" w14:textId="54BC30A6">
      <w:pPr>
        <w:pStyle w:val="ListParagraph"/>
        <w:numPr>
          <w:ilvl w:val="0"/>
          <w:numId w:val="42"/>
        </w:numPr>
        <w:rPr>
          <w:rFonts w:ascii="Times New Roman" w:hAnsi="Times New Roman" w:eastAsia="Arial" w:cs="Times New Roman"/>
        </w:rPr>
      </w:pPr>
      <w:r w:rsidRPr="00841D44">
        <w:rPr>
          <w:rFonts w:ascii="Times New Roman" w:hAnsi="Times New Roman" w:eastAsia="Arial" w:cs="Times New Roman"/>
        </w:rPr>
        <w:t xml:space="preserve">0 major vessels colored by </w:t>
      </w:r>
      <w:proofErr w:type="spellStart"/>
      <w:r w:rsidRPr="00841D44">
        <w:rPr>
          <w:rFonts w:ascii="Times New Roman" w:hAnsi="Times New Roman" w:eastAsia="Arial" w:cs="Times New Roman"/>
        </w:rPr>
        <w:t>flouroscopy</w:t>
      </w:r>
      <w:proofErr w:type="spellEnd"/>
      <w:r w:rsidRPr="00841D44">
        <w:rPr>
          <w:rFonts w:ascii="Times New Roman" w:hAnsi="Times New Roman" w:eastAsia="Arial" w:cs="Times New Roman"/>
        </w:rPr>
        <w:t xml:space="preserve"> (ca = 0)</w:t>
      </w:r>
    </w:p>
    <w:p w:rsidRPr="00841D44" w:rsidR="783E6C4A" w:rsidP="00AB14F9" w:rsidRDefault="5F3F7558" w14:paraId="4F01C42D" w14:textId="7024C3B0">
      <w:pPr>
        <w:pStyle w:val="ListParagraph"/>
        <w:numPr>
          <w:ilvl w:val="0"/>
          <w:numId w:val="42"/>
        </w:numPr>
        <w:rPr>
          <w:rFonts w:ascii="Times New Roman" w:hAnsi="Times New Roman" w:eastAsia="Arial" w:cs="Times New Roman"/>
        </w:rPr>
      </w:pPr>
      <w:r w:rsidRPr="00841D44">
        <w:rPr>
          <w:rFonts w:ascii="Times New Roman" w:hAnsi="Times New Roman" w:eastAsia="Arial" w:cs="Times New Roman"/>
        </w:rPr>
        <w:t xml:space="preserve">fixed defect thalassemia </w:t>
      </w:r>
      <w:r w:rsidRPr="00841D44" w:rsidR="4A99E58F">
        <w:rPr>
          <w:rFonts w:ascii="Times New Roman" w:hAnsi="Times New Roman" w:eastAsia="Arial" w:cs="Times New Roman"/>
        </w:rPr>
        <w:t>(</w:t>
      </w:r>
      <w:proofErr w:type="spellStart"/>
      <w:r w:rsidRPr="00841D44" w:rsidR="4A99E58F">
        <w:rPr>
          <w:rFonts w:ascii="Times New Roman" w:hAnsi="Times New Roman" w:eastAsia="Arial" w:cs="Times New Roman"/>
        </w:rPr>
        <w:t>thal</w:t>
      </w:r>
      <w:proofErr w:type="spellEnd"/>
      <w:r w:rsidRPr="00841D44" w:rsidR="4A99E58F">
        <w:rPr>
          <w:rFonts w:ascii="Times New Roman" w:hAnsi="Times New Roman" w:eastAsia="Arial" w:cs="Times New Roman"/>
        </w:rPr>
        <w:t xml:space="preserve"> = 2)</w:t>
      </w:r>
    </w:p>
    <w:p w:rsidRPr="00841D44" w:rsidR="006A3648" w:rsidP="21350CBB" w:rsidRDefault="6D12CF60" w14:paraId="6A121159" w14:textId="37865B43" w14:noSpellErr="1">
      <w:pPr>
        <w:pStyle w:val="Heading1"/>
        <w:rPr>
          <w:rFonts w:ascii="Times New Roman" w:hAnsi="Times New Roman" w:eastAsia="Arial" w:cs="Times New Roman"/>
          <w:sz w:val="24"/>
          <w:szCs w:val="24"/>
        </w:rPr>
      </w:pPr>
      <w:bookmarkStart w:name="_Toc942719595" w:id="759540896"/>
      <w:r w:rsidRPr="2F9D4C03" w:rsidR="6D12CF60">
        <w:rPr>
          <w:rFonts w:ascii="Times New Roman" w:hAnsi="Times New Roman" w:eastAsia="Arial" w:cs="Times New Roman"/>
          <w:sz w:val="24"/>
          <w:szCs w:val="24"/>
        </w:rPr>
        <w:t>3. Data Preprocessing</w:t>
      </w:r>
      <w:bookmarkEnd w:id="759540896"/>
    </w:p>
    <w:p w:rsidRPr="00841D44" w:rsidR="006A3648" w:rsidP="21350CBB" w:rsidRDefault="410A41F8" w14:paraId="051C5E9F" w14:textId="09A91269" w14:noSpellErr="1">
      <w:pPr>
        <w:pStyle w:val="Heading2"/>
        <w:rPr>
          <w:rFonts w:ascii="Times New Roman" w:hAnsi="Times New Roman" w:eastAsia="Arial" w:cs="Times New Roman"/>
          <w:sz w:val="24"/>
          <w:szCs w:val="24"/>
        </w:rPr>
      </w:pPr>
      <w:bookmarkStart w:name="_Toc1048621278" w:id="890820290"/>
      <w:r w:rsidRPr="2F9D4C03" w:rsidR="410A41F8">
        <w:rPr>
          <w:rFonts w:ascii="Times New Roman" w:hAnsi="Times New Roman" w:eastAsia="Arial" w:cs="Times New Roman"/>
          <w:sz w:val="24"/>
          <w:szCs w:val="24"/>
        </w:rPr>
        <w:t>1. Introduction</w:t>
      </w:r>
      <w:bookmarkEnd w:id="890820290"/>
    </w:p>
    <w:p w:rsidRPr="00841D44" w:rsidR="006A3648" w:rsidP="00925E58" w:rsidRDefault="6D12CF60" w14:paraId="385B5ED8" w14:textId="2E8F23FE">
      <w:pPr>
        <w:spacing w:before="240" w:after="240"/>
        <w:rPr>
          <w:rFonts w:ascii="Times New Roman" w:hAnsi="Times New Roman" w:eastAsia="Arial" w:cs="Times New Roman"/>
        </w:rPr>
      </w:pPr>
      <w:r w:rsidRPr="00841D44">
        <w:rPr>
          <w:rFonts w:ascii="Times New Roman" w:hAnsi="Times New Roman" w:eastAsia="Arial" w:cs="Times New Roman"/>
        </w:rPr>
        <w:t>Data preprocessing is a crucial step in data analysis and machine learning, ensuring that the dataset is clean, well-structured, and suitable for analysis. This report outlines the preprocessing steps applied to the heart disease dataset to enhance data quality and model performance.</w:t>
      </w:r>
    </w:p>
    <w:p w:rsidRPr="00841D44" w:rsidR="006A3648" w:rsidP="21350CBB" w:rsidRDefault="410A41F8" w14:paraId="7F8C3C45" w14:textId="401D81D4" w14:noSpellErr="1">
      <w:pPr>
        <w:pStyle w:val="Heading2"/>
        <w:rPr>
          <w:rFonts w:ascii="Times New Roman" w:hAnsi="Times New Roman" w:eastAsia="Arial" w:cs="Times New Roman"/>
          <w:sz w:val="24"/>
          <w:szCs w:val="24"/>
        </w:rPr>
      </w:pPr>
      <w:bookmarkStart w:name="_Toc696151220" w:id="1434899906"/>
      <w:r w:rsidRPr="2F9D4C03" w:rsidR="410A41F8">
        <w:rPr>
          <w:rFonts w:ascii="Times New Roman" w:hAnsi="Times New Roman" w:eastAsia="Arial" w:cs="Times New Roman"/>
          <w:sz w:val="24"/>
          <w:szCs w:val="24"/>
        </w:rPr>
        <w:t>2. Data Cleaning</w:t>
      </w:r>
      <w:bookmarkEnd w:id="1434899906"/>
    </w:p>
    <w:p w:rsidRPr="00841D44" w:rsidR="006A3648" w:rsidP="21350CBB" w:rsidRDefault="410A41F8" w14:paraId="0883F9D1" w14:textId="1DBA722F" w14:noSpellErr="1">
      <w:pPr>
        <w:pStyle w:val="Heading3"/>
        <w:rPr>
          <w:rFonts w:ascii="Times New Roman" w:hAnsi="Times New Roman" w:eastAsia="Arial" w:cs="Times New Roman"/>
          <w:sz w:val="24"/>
          <w:szCs w:val="24"/>
        </w:rPr>
      </w:pPr>
      <w:bookmarkStart w:name="_Toc1502157980" w:id="1619119813"/>
      <w:r w:rsidRPr="2F9D4C03" w:rsidR="410A41F8">
        <w:rPr>
          <w:rFonts w:ascii="Times New Roman" w:hAnsi="Times New Roman" w:eastAsia="Arial" w:cs="Times New Roman"/>
          <w:sz w:val="24"/>
          <w:szCs w:val="24"/>
        </w:rPr>
        <w:t>2.1 Handling Missing Values</w:t>
      </w:r>
      <w:bookmarkEnd w:id="1619119813"/>
    </w:p>
    <w:p w:rsidRPr="00841D44" w:rsidR="006A3648" w:rsidP="00925E58" w:rsidRDefault="6D12CF60" w14:paraId="772048E8" w14:textId="1AB71513">
      <w:pPr>
        <w:spacing w:before="240" w:after="240"/>
        <w:rPr>
          <w:rFonts w:ascii="Times New Roman" w:hAnsi="Times New Roman" w:eastAsia="Arial" w:cs="Times New Roman"/>
        </w:rPr>
      </w:pPr>
      <w:r w:rsidRPr="00841D44">
        <w:rPr>
          <w:rFonts w:ascii="Times New Roman" w:hAnsi="Times New Roman" w:eastAsia="Arial" w:cs="Times New Roman"/>
        </w:rPr>
        <w:t>The dataset was checked for missing values. No missing data was found, but if any had been detected, we would have handled it using one of the following methods:</w:t>
      </w:r>
    </w:p>
    <w:p w:rsidRPr="00841D44" w:rsidR="006A3648" w:rsidP="00111FBA" w:rsidRDefault="6D12CF60" w14:paraId="4840776A" w14:textId="1AA03CA5">
      <w:pPr>
        <w:pStyle w:val="ListParagraph"/>
        <w:numPr>
          <w:ilvl w:val="0"/>
          <w:numId w:val="17"/>
        </w:numPr>
        <w:spacing w:before="240" w:after="240"/>
        <w:rPr>
          <w:rFonts w:ascii="Times New Roman" w:hAnsi="Times New Roman" w:eastAsia="Arial" w:cs="Times New Roman"/>
        </w:rPr>
      </w:pPr>
      <w:r w:rsidRPr="00841D44">
        <w:rPr>
          <w:rFonts w:ascii="Times New Roman" w:hAnsi="Times New Roman" w:eastAsia="Arial" w:cs="Times New Roman"/>
        </w:rPr>
        <w:t>Removing rows or columns with excessive missing values.</w:t>
      </w:r>
    </w:p>
    <w:p w:rsidRPr="00841D44" w:rsidR="006A3648" w:rsidP="00111FBA" w:rsidRDefault="6D12CF60" w14:paraId="1EDFA8F7" w14:textId="5829AAEC">
      <w:pPr>
        <w:pStyle w:val="ListParagraph"/>
        <w:numPr>
          <w:ilvl w:val="0"/>
          <w:numId w:val="17"/>
        </w:numPr>
        <w:spacing w:before="240" w:after="240"/>
        <w:rPr>
          <w:rFonts w:ascii="Times New Roman" w:hAnsi="Times New Roman" w:eastAsia="Arial" w:cs="Times New Roman"/>
        </w:rPr>
      </w:pPr>
      <w:r w:rsidRPr="00841D44">
        <w:rPr>
          <w:rFonts w:ascii="Times New Roman" w:hAnsi="Times New Roman" w:eastAsia="Arial" w:cs="Times New Roman"/>
        </w:rPr>
        <w:t>Imputing missing values using mean, median, or mode, depending on the feature type.</w:t>
      </w:r>
    </w:p>
    <w:p w:rsidRPr="00841D44" w:rsidR="006A3648" w:rsidP="21350CBB" w:rsidRDefault="410A41F8" w14:paraId="520400A1" w14:textId="30B51D35" w14:noSpellErr="1">
      <w:pPr>
        <w:pStyle w:val="Heading3"/>
        <w:rPr>
          <w:rFonts w:ascii="Times New Roman" w:hAnsi="Times New Roman" w:eastAsia="Arial" w:cs="Times New Roman"/>
          <w:sz w:val="24"/>
          <w:szCs w:val="24"/>
        </w:rPr>
      </w:pPr>
      <w:bookmarkStart w:name="_Toc2039673792" w:id="2092934216"/>
      <w:r w:rsidRPr="2F9D4C03" w:rsidR="410A41F8">
        <w:rPr>
          <w:rFonts w:ascii="Times New Roman" w:hAnsi="Times New Roman" w:eastAsia="Arial" w:cs="Times New Roman"/>
          <w:sz w:val="24"/>
          <w:szCs w:val="24"/>
        </w:rPr>
        <w:t>2.2 Handling Duplicate Records</w:t>
      </w:r>
      <w:bookmarkEnd w:id="2092934216"/>
    </w:p>
    <w:p w:rsidRPr="00841D44" w:rsidR="006A3648" w:rsidP="00925E58" w:rsidRDefault="6D12CF60" w14:paraId="5B3CFAAE" w14:textId="3EAAB881">
      <w:pPr>
        <w:spacing w:before="240" w:after="240"/>
        <w:rPr>
          <w:rFonts w:ascii="Times New Roman" w:hAnsi="Times New Roman" w:eastAsia="Arial" w:cs="Times New Roman"/>
        </w:rPr>
      </w:pPr>
      <w:r w:rsidRPr="00841D44">
        <w:rPr>
          <w:rFonts w:ascii="Times New Roman" w:hAnsi="Times New Roman" w:eastAsia="Arial" w:cs="Times New Roman"/>
        </w:rPr>
        <w:t>Duplicate records can distort the analysis. The dataset was scanned for duplicates, and any found were removed to maintain data integrity.</w:t>
      </w:r>
    </w:p>
    <w:p w:rsidRPr="00841D44" w:rsidR="006A3648" w:rsidP="21350CBB" w:rsidRDefault="410A41F8" w14:paraId="24DD0518" w14:textId="2F3219CF" w14:noSpellErr="1">
      <w:pPr>
        <w:pStyle w:val="Heading2"/>
        <w:rPr>
          <w:rFonts w:ascii="Times New Roman" w:hAnsi="Times New Roman" w:eastAsia="Arial" w:cs="Times New Roman"/>
          <w:sz w:val="24"/>
          <w:szCs w:val="24"/>
        </w:rPr>
      </w:pPr>
      <w:bookmarkStart w:name="_Toc1671083494" w:id="1144166817"/>
      <w:r w:rsidRPr="2F9D4C03" w:rsidR="410A41F8">
        <w:rPr>
          <w:rFonts w:ascii="Times New Roman" w:hAnsi="Times New Roman" w:eastAsia="Arial" w:cs="Times New Roman"/>
          <w:sz w:val="24"/>
          <w:szCs w:val="24"/>
        </w:rPr>
        <w:t>3. Data Transformation</w:t>
      </w:r>
      <w:bookmarkEnd w:id="1144166817"/>
    </w:p>
    <w:p w:rsidRPr="00841D44" w:rsidR="006A3648" w:rsidP="21350CBB" w:rsidRDefault="410A41F8" w14:paraId="4B3A72B9" w14:textId="3CD418D2" w14:noSpellErr="1">
      <w:pPr>
        <w:pStyle w:val="Heading3"/>
        <w:rPr>
          <w:rFonts w:ascii="Times New Roman" w:hAnsi="Times New Roman" w:eastAsia="Arial" w:cs="Times New Roman"/>
          <w:sz w:val="24"/>
          <w:szCs w:val="24"/>
        </w:rPr>
      </w:pPr>
      <w:bookmarkStart w:name="_Toc1948762055" w:id="24220350"/>
      <w:r w:rsidRPr="2F9D4C03" w:rsidR="410A41F8">
        <w:rPr>
          <w:rFonts w:ascii="Times New Roman" w:hAnsi="Times New Roman" w:eastAsia="Arial" w:cs="Times New Roman"/>
          <w:sz w:val="24"/>
          <w:szCs w:val="24"/>
        </w:rPr>
        <w:t>3.1 Encoding Categorical Variables</w:t>
      </w:r>
      <w:bookmarkEnd w:id="24220350"/>
    </w:p>
    <w:p w:rsidRPr="00841D44" w:rsidR="006A3648" w:rsidP="00925E58" w:rsidRDefault="6D12CF60" w14:paraId="04E30673" w14:textId="0AE06E07">
      <w:pPr>
        <w:spacing w:before="240" w:after="240"/>
        <w:rPr>
          <w:rFonts w:ascii="Times New Roman" w:hAnsi="Times New Roman" w:eastAsia="Arial" w:cs="Times New Roman"/>
        </w:rPr>
      </w:pPr>
      <w:r w:rsidRPr="00841D44">
        <w:rPr>
          <w:rFonts w:ascii="Times New Roman" w:hAnsi="Times New Roman" w:eastAsia="Arial" w:cs="Times New Roman"/>
        </w:rPr>
        <w:t>Some features in the dataset, such as 'Sex', 'Chest Pain Type (cp)', and 'Thalassemia (</w:t>
      </w:r>
      <w:proofErr w:type="spellStart"/>
      <w:r w:rsidRPr="00841D44">
        <w:rPr>
          <w:rFonts w:ascii="Times New Roman" w:hAnsi="Times New Roman" w:eastAsia="Arial" w:cs="Times New Roman"/>
        </w:rPr>
        <w:t>thal</w:t>
      </w:r>
      <w:proofErr w:type="spellEnd"/>
      <w:r w:rsidRPr="00841D44">
        <w:rPr>
          <w:rFonts w:ascii="Times New Roman" w:hAnsi="Times New Roman" w:eastAsia="Arial" w:cs="Times New Roman"/>
        </w:rPr>
        <w:t>)', were categorical. These were encoded into numerical values using</w:t>
      </w:r>
      <w:r w:rsidRPr="00841D44" w:rsidR="590F7E70">
        <w:rPr>
          <w:rFonts w:ascii="Times New Roman" w:hAnsi="Times New Roman" w:eastAsia="Arial" w:cs="Times New Roman"/>
        </w:rPr>
        <w:t xml:space="preserve"> </w:t>
      </w:r>
      <w:proofErr w:type="spellStart"/>
      <w:r w:rsidRPr="00841D44" w:rsidR="590F7E70">
        <w:rPr>
          <w:rFonts w:ascii="Times New Roman" w:hAnsi="Times New Roman" w:eastAsia="Arial" w:cs="Times New Roman"/>
        </w:rPr>
        <w:t>OneHotEncoding</w:t>
      </w:r>
      <w:proofErr w:type="spellEnd"/>
      <w:r w:rsidRPr="00841D44" w:rsidR="590F7E70">
        <w:rPr>
          <w:rFonts w:ascii="Times New Roman" w:hAnsi="Times New Roman" w:eastAsia="Arial" w:cs="Times New Roman"/>
        </w:rPr>
        <w:t xml:space="preserve"> (</w:t>
      </w:r>
      <w:proofErr w:type="spellStart"/>
      <w:r w:rsidRPr="00841D44" w:rsidR="590F7E70">
        <w:rPr>
          <w:rFonts w:ascii="Times New Roman" w:hAnsi="Times New Roman" w:eastAsia="Arial" w:cs="Times New Roman"/>
        </w:rPr>
        <w:t>get_dummies</w:t>
      </w:r>
      <w:proofErr w:type="spellEnd"/>
      <w:r w:rsidRPr="00841D44" w:rsidR="590F7E70">
        <w:rPr>
          <w:rFonts w:ascii="Times New Roman" w:hAnsi="Times New Roman" w:eastAsia="Arial" w:cs="Times New Roman"/>
        </w:rPr>
        <w:t xml:space="preserve"> function)</w:t>
      </w:r>
      <w:r w:rsidRPr="00841D44" w:rsidR="00DD277E">
        <w:rPr>
          <w:rFonts w:ascii="Times New Roman" w:hAnsi="Times New Roman" w:eastAsia="Arial" w:cs="Times New Roman"/>
        </w:rPr>
        <w:t>.</w:t>
      </w:r>
    </w:p>
    <w:p w:rsidRPr="00841D44" w:rsidR="006A3648" w:rsidP="21350CBB" w:rsidRDefault="410A41F8" w14:paraId="68FFA57F" w14:textId="789149B5" w14:noSpellErr="1">
      <w:pPr>
        <w:pStyle w:val="Heading3"/>
        <w:rPr>
          <w:rFonts w:ascii="Times New Roman" w:hAnsi="Times New Roman" w:eastAsia="Arial" w:cs="Times New Roman"/>
          <w:sz w:val="24"/>
          <w:szCs w:val="24"/>
        </w:rPr>
      </w:pPr>
      <w:bookmarkStart w:name="_Toc718138795" w:id="843638253"/>
      <w:r w:rsidRPr="2F9D4C03" w:rsidR="410A41F8">
        <w:rPr>
          <w:rFonts w:ascii="Times New Roman" w:hAnsi="Times New Roman" w:eastAsia="Arial" w:cs="Times New Roman"/>
          <w:sz w:val="24"/>
          <w:szCs w:val="24"/>
        </w:rPr>
        <w:t>3.2 Scaling and Normalization</w:t>
      </w:r>
      <w:bookmarkEnd w:id="843638253"/>
    </w:p>
    <w:p w:rsidRPr="00841D44" w:rsidR="006A3648" w:rsidP="00925E58" w:rsidRDefault="6D12CF60" w14:paraId="082EB766" w14:textId="6A05DD30">
      <w:pPr>
        <w:spacing w:before="240" w:after="240"/>
        <w:rPr>
          <w:rFonts w:ascii="Times New Roman" w:hAnsi="Times New Roman" w:eastAsia="Arial" w:cs="Times New Roman"/>
        </w:rPr>
      </w:pPr>
      <w:r w:rsidRPr="00841D44">
        <w:rPr>
          <w:rFonts w:ascii="Times New Roman" w:hAnsi="Times New Roman" w:eastAsia="Arial" w:cs="Times New Roman"/>
        </w:rPr>
        <w:t>Numerical features such as 'Age', 'Resting Blood Pressure (</w:t>
      </w:r>
      <w:proofErr w:type="spellStart"/>
      <w:r w:rsidRPr="00841D44">
        <w:rPr>
          <w:rFonts w:ascii="Times New Roman" w:hAnsi="Times New Roman" w:eastAsia="Arial" w:cs="Times New Roman"/>
        </w:rPr>
        <w:t>trestbps</w:t>
      </w:r>
      <w:proofErr w:type="spellEnd"/>
      <w:r w:rsidRPr="00841D44">
        <w:rPr>
          <w:rFonts w:ascii="Times New Roman" w:hAnsi="Times New Roman" w:eastAsia="Arial" w:cs="Times New Roman"/>
        </w:rPr>
        <w:t>)', and 'Cholesterol (</w:t>
      </w:r>
      <w:proofErr w:type="spellStart"/>
      <w:r w:rsidRPr="00841D44">
        <w:rPr>
          <w:rFonts w:ascii="Times New Roman" w:hAnsi="Times New Roman" w:eastAsia="Arial" w:cs="Times New Roman"/>
        </w:rPr>
        <w:t>chol</w:t>
      </w:r>
      <w:proofErr w:type="spellEnd"/>
      <w:r w:rsidRPr="00841D44">
        <w:rPr>
          <w:rFonts w:ascii="Times New Roman" w:hAnsi="Times New Roman" w:eastAsia="Arial" w:cs="Times New Roman"/>
        </w:rPr>
        <w:t>)' had different ranges, which could affect model performance. We applied:</w:t>
      </w:r>
    </w:p>
    <w:p w:rsidRPr="00841D44" w:rsidR="006A3648" w:rsidP="00111FBA" w:rsidRDefault="6D12CF60" w14:paraId="366FA913" w14:textId="11453D63">
      <w:pPr>
        <w:pStyle w:val="ListParagraph"/>
        <w:numPr>
          <w:ilvl w:val="0"/>
          <w:numId w:val="16"/>
        </w:numPr>
        <w:spacing w:before="240" w:after="240"/>
        <w:rPr>
          <w:rFonts w:ascii="Times New Roman" w:hAnsi="Times New Roman" w:eastAsia="Arial" w:cs="Times New Roman"/>
        </w:rPr>
      </w:pPr>
      <w:r w:rsidRPr="00841D44">
        <w:rPr>
          <w:rFonts w:ascii="Times New Roman" w:hAnsi="Times New Roman" w:eastAsia="Arial" w:cs="Times New Roman"/>
          <w:b/>
        </w:rPr>
        <w:t>Standardization</w:t>
      </w:r>
      <w:r w:rsidRPr="00841D44">
        <w:rPr>
          <w:rFonts w:ascii="Times New Roman" w:hAnsi="Times New Roman" w:eastAsia="Arial" w:cs="Times New Roman"/>
        </w:rPr>
        <w:t xml:space="preserve"> (</w:t>
      </w:r>
      <w:proofErr w:type="spellStart"/>
      <w:proofErr w:type="gramStart"/>
      <w:r w:rsidRPr="00841D44" w:rsidR="174A7152">
        <w:rPr>
          <w:rFonts w:ascii="Times New Roman" w:hAnsi="Times New Roman" w:eastAsia="Arial" w:cs="Times New Roman"/>
        </w:rPr>
        <w:t>StandardScaler</w:t>
      </w:r>
      <w:proofErr w:type="spellEnd"/>
      <w:r w:rsidRPr="00841D44" w:rsidR="174A7152">
        <w:rPr>
          <w:rFonts w:ascii="Times New Roman" w:hAnsi="Times New Roman" w:eastAsia="Arial" w:cs="Times New Roman"/>
        </w:rPr>
        <w:t>(</w:t>
      </w:r>
      <w:proofErr w:type="gramEnd"/>
      <w:r w:rsidRPr="00841D44" w:rsidR="174A7152">
        <w:rPr>
          <w:rFonts w:ascii="Times New Roman" w:hAnsi="Times New Roman" w:eastAsia="Arial" w:cs="Times New Roman"/>
        </w:rPr>
        <w:t>)</w:t>
      </w:r>
      <w:r w:rsidRPr="00841D44">
        <w:rPr>
          <w:rFonts w:ascii="Times New Roman" w:hAnsi="Times New Roman" w:eastAsia="Arial" w:cs="Times New Roman"/>
        </w:rPr>
        <w:t>) for models that assume normally distributed data.</w:t>
      </w:r>
    </w:p>
    <w:p w:rsidRPr="00841D44" w:rsidR="006A3648" w:rsidP="21350CBB" w:rsidRDefault="410A41F8" w14:paraId="55DE7A13" w14:textId="147FC08C" w14:noSpellErr="1">
      <w:pPr>
        <w:pStyle w:val="Heading2"/>
        <w:rPr>
          <w:rFonts w:ascii="Times New Roman" w:hAnsi="Times New Roman" w:eastAsia="Arial" w:cs="Times New Roman"/>
          <w:sz w:val="24"/>
          <w:szCs w:val="24"/>
        </w:rPr>
      </w:pPr>
      <w:bookmarkStart w:name="_Toc1154080391" w:id="1436965110"/>
      <w:r w:rsidRPr="2F9D4C03" w:rsidR="410A41F8">
        <w:rPr>
          <w:rFonts w:ascii="Times New Roman" w:hAnsi="Times New Roman" w:eastAsia="Arial" w:cs="Times New Roman"/>
          <w:sz w:val="24"/>
          <w:szCs w:val="24"/>
        </w:rPr>
        <w:t>4. Handling Outliers</w:t>
      </w:r>
      <w:bookmarkEnd w:id="1436965110"/>
    </w:p>
    <w:p w:rsidRPr="00841D44" w:rsidR="006A3648" w:rsidP="00925E58" w:rsidRDefault="6D12CF60" w14:paraId="25D91868" w14:textId="3907194B">
      <w:pPr>
        <w:spacing w:before="240" w:after="240"/>
        <w:rPr>
          <w:rFonts w:ascii="Times New Roman" w:hAnsi="Times New Roman" w:eastAsia="Arial" w:cs="Times New Roman"/>
        </w:rPr>
      </w:pPr>
      <w:r w:rsidRPr="00841D44">
        <w:rPr>
          <w:rFonts w:ascii="Times New Roman" w:hAnsi="Times New Roman" w:eastAsia="Arial" w:cs="Times New Roman"/>
        </w:rPr>
        <w:t>Outliers in continuous variables like 'Cholesterol' and 'Max Heart Rate (</w:t>
      </w:r>
      <w:proofErr w:type="spellStart"/>
      <w:r w:rsidRPr="00841D44">
        <w:rPr>
          <w:rFonts w:ascii="Times New Roman" w:hAnsi="Times New Roman" w:eastAsia="Arial" w:cs="Times New Roman"/>
        </w:rPr>
        <w:t>thalach</w:t>
      </w:r>
      <w:proofErr w:type="spellEnd"/>
      <w:r w:rsidRPr="00841D44">
        <w:rPr>
          <w:rFonts w:ascii="Times New Roman" w:hAnsi="Times New Roman" w:eastAsia="Arial" w:cs="Times New Roman"/>
        </w:rPr>
        <w:t>)' were detected using box plots and Z-score analysis. Identified outliers were treated by:</w:t>
      </w:r>
    </w:p>
    <w:p w:rsidRPr="00841D44" w:rsidR="49796A43" w:rsidP="00111FBA" w:rsidRDefault="49796A43" w14:paraId="69F8CFA0" w14:textId="1EDD99D8">
      <w:pPr>
        <w:pStyle w:val="ListParagraph"/>
        <w:numPr>
          <w:ilvl w:val="0"/>
          <w:numId w:val="15"/>
        </w:numPr>
        <w:spacing w:before="240" w:after="240" w:line="259" w:lineRule="auto"/>
        <w:rPr>
          <w:rFonts w:ascii="Times New Roman" w:hAnsi="Times New Roman" w:eastAsia="Arial" w:cs="Times New Roman"/>
        </w:rPr>
      </w:pPr>
      <w:r w:rsidRPr="00841D44">
        <w:rPr>
          <w:rFonts w:ascii="Times New Roman" w:hAnsi="Times New Roman" w:eastAsia="Arial" w:cs="Times New Roman"/>
        </w:rPr>
        <w:t>Using the IQR Method</w:t>
      </w:r>
    </w:p>
    <w:p w:rsidRPr="00841D44" w:rsidR="006A3648" w:rsidP="21350CBB" w:rsidRDefault="410A41F8" w14:paraId="7261CEC6" w14:textId="37BBBCA9" w14:noSpellErr="1">
      <w:pPr>
        <w:pStyle w:val="Heading2"/>
        <w:rPr>
          <w:rFonts w:ascii="Times New Roman" w:hAnsi="Times New Roman" w:eastAsia="Arial" w:cs="Times New Roman"/>
          <w:sz w:val="24"/>
          <w:szCs w:val="24"/>
        </w:rPr>
      </w:pPr>
      <w:bookmarkStart w:name="_Toc2000706792" w:id="747859667"/>
      <w:r w:rsidRPr="2F9D4C03" w:rsidR="410A41F8">
        <w:rPr>
          <w:rFonts w:ascii="Times New Roman" w:hAnsi="Times New Roman" w:eastAsia="Arial" w:cs="Times New Roman"/>
          <w:sz w:val="24"/>
          <w:szCs w:val="24"/>
        </w:rPr>
        <w:t>5. Data Splitting</w:t>
      </w:r>
      <w:bookmarkEnd w:id="747859667"/>
    </w:p>
    <w:p w:rsidRPr="00841D44" w:rsidR="006A3648" w:rsidP="00925E58" w:rsidRDefault="6D12CF60" w14:paraId="59B530F7" w14:textId="2B2C0CCE">
      <w:pPr>
        <w:spacing w:before="240" w:after="240"/>
        <w:rPr>
          <w:rFonts w:ascii="Times New Roman" w:hAnsi="Times New Roman" w:eastAsia="Arial" w:cs="Times New Roman"/>
        </w:rPr>
      </w:pPr>
      <w:r w:rsidRPr="00841D44">
        <w:rPr>
          <w:rFonts w:ascii="Times New Roman" w:hAnsi="Times New Roman" w:eastAsia="Arial" w:cs="Times New Roman"/>
        </w:rPr>
        <w:t xml:space="preserve">The dataset was split into training and testing sets using an </w:t>
      </w:r>
      <w:r w:rsidRPr="00841D44" w:rsidR="0F705283">
        <w:rPr>
          <w:rFonts w:ascii="Times New Roman" w:hAnsi="Times New Roman" w:eastAsia="Arial" w:cs="Times New Roman"/>
        </w:rPr>
        <w:t>70</w:t>
      </w:r>
      <w:r w:rsidRPr="00841D44">
        <w:rPr>
          <w:rFonts w:ascii="Times New Roman" w:hAnsi="Times New Roman" w:eastAsia="Arial" w:cs="Times New Roman"/>
        </w:rPr>
        <w:t>-</w:t>
      </w:r>
      <w:r w:rsidRPr="00841D44" w:rsidR="238CC82D">
        <w:rPr>
          <w:rFonts w:ascii="Times New Roman" w:hAnsi="Times New Roman" w:eastAsia="Arial" w:cs="Times New Roman"/>
        </w:rPr>
        <w:t>3</w:t>
      </w:r>
      <w:r w:rsidRPr="00841D44">
        <w:rPr>
          <w:rFonts w:ascii="Times New Roman" w:hAnsi="Times New Roman" w:eastAsia="Arial" w:cs="Times New Roman"/>
        </w:rPr>
        <w:t>0 ratio to ensure model generalization. A stratified sampling approach was used to maintain the class distribution in the training and test sets.</w:t>
      </w:r>
    </w:p>
    <w:p w:rsidRPr="00841D44" w:rsidR="006A3648" w:rsidP="21350CBB" w:rsidRDefault="0C1142D4" w14:paraId="2EA51120" w14:textId="3BF3DFD8" w14:noSpellErr="1">
      <w:pPr>
        <w:pStyle w:val="Heading2"/>
        <w:rPr>
          <w:rFonts w:ascii="Times New Roman" w:hAnsi="Times New Roman" w:eastAsia="Arial" w:cs="Times New Roman"/>
          <w:sz w:val="24"/>
          <w:szCs w:val="24"/>
        </w:rPr>
      </w:pPr>
      <w:bookmarkStart w:name="_Toc93469330" w:id="1651344348"/>
      <w:r w:rsidRPr="2F9D4C03" w:rsidR="0C1142D4">
        <w:rPr>
          <w:rFonts w:ascii="Times New Roman" w:hAnsi="Times New Roman" w:eastAsia="Arial" w:cs="Times New Roman"/>
          <w:sz w:val="24"/>
          <w:szCs w:val="24"/>
        </w:rPr>
        <w:t>6</w:t>
      </w:r>
      <w:r w:rsidRPr="2F9D4C03" w:rsidR="410A41F8">
        <w:rPr>
          <w:rFonts w:ascii="Times New Roman" w:hAnsi="Times New Roman" w:eastAsia="Arial" w:cs="Times New Roman"/>
          <w:sz w:val="24"/>
          <w:szCs w:val="24"/>
        </w:rPr>
        <w:t>. Conclusion</w:t>
      </w:r>
      <w:bookmarkEnd w:id="1651344348"/>
    </w:p>
    <w:p w:rsidRPr="00841D44" w:rsidR="00702702" w:rsidP="21350CBB" w:rsidRDefault="6D12CF60" w14:paraId="08BD34CF" w14:textId="57753E67">
      <w:pPr>
        <w:spacing w:before="240" w:after="240"/>
        <w:rPr>
          <w:rFonts w:ascii="Times New Roman" w:hAnsi="Times New Roman" w:eastAsia="Arial" w:cs="Times New Roman"/>
        </w:rPr>
      </w:pPr>
      <w:r w:rsidRPr="00841D44">
        <w:rPr>
          <w:rFonts w:ascii="Times New Roman" w:hAnsi="Times New Roman" w:eastAsia="Arial" w:cs="Times New Roman"/>
        </w:rPr>
        <w:t>The preprocessing steps ensured that the dataset was clean, consistent, and suitable for analysis. These improvements helped enhance the quality of the dataset, making it more reliable for building predictive models.</w:t>
      </w:r>
    </w:p>
    <w:p w:rsidRPr="00841D44" w:rsidR="0E9FECA1" w:rsidP="6847C570" w:rsidRDefault="4387ADC6" w14:paraId="34ED1E32" w14:textId="13DDE8F5" w14:noSpellErr="1">
      <w:pPr>
        <w:pStyle w:val="Heading2"/>
        <w:rPr>
          <w:rFonts w:ascii="Times New Roman" w:hAnsi="Times New Roman" w:eastAsia="Arial" w:cs="Times New Roman"/>
          <w:sz w:val="24"/>
          <w:szCs w:val="24"/>
        </w:rPr>
      </w:pPr>
      <w:bookmarkStart w:name="_Toc1249988171" w:id="1295199851"/>
      <w:r w:rsidRPr="2F9D4C03" w:rsidR="4387ADC6">
        <w:rPr>
          <w:rFonts w:ascii="Times New Roman" w:hAnsi="Times New Roman" w:eastAsia="Arial" w:cs="Times New Roman"/>
          <w:sz w:val="24"/>
          <w:szCs w:val="24"/>
        </w:rPr>
        <w:t>7</w:t>
      </w:r>
      <w:r w:rsidRPr="2F9D4C03" w:rsidR="0E9FECA1">
        <w:rPr>
          <w:rFonts w:ascii="Times New Roman" w:hAnsi="Times New Roman" w:eastAsia="Arial" w:cs="Times New Roman"/>
          <w:sz w:val="24"/>
          <w:szCs w:val="24"/>
        </w:rPr>
        <w:t>. Feature Selection Analysis</w:t>
      </w:r>
      <w:bookmarkEnd w:id="1295199851"/>
    </w:p>
    <w:p w:rsidRPr="00841D44" w:rsidR="0E9FECA1" w:rsidP="21350CBB" w:rsidRDefault="0E9FECA1" w14:paraId="7CB149D7" w14:textId="0352921C">
      <w:pPr>
        <w:rPr>
          <w:rFonts w:ascii="Times New Roman" w:hAnsi="Times New Roman" w:eastAsia="Arial" w:cs="Times New Roman"/>
          <w:lang w:val="en-US"/>
        </w:rPr>
      </w:pPr>
      <w:r w:rsidRPr="00841D44">
        <w:rPr>
          <w:rFonts w:ascii="Times New Roman" w:hAnsi="Times New Roman" w:eastAsia="Arial" w:cs="Times New Roman"/>
          <w:lang w:val="en-US"/>
        </w:rPr>
        <w:t xml:space="preserve">To identify the most important predictors of heart disease in our dataset, we applied multiple feature‐selection methods—namely Pearson correlation, Chi‐Square tests, Recursive Feature Elimination (RFE) with Logistic Regression, Logistic Regression (L1 regularization), Random Forest feature importance, and </w:t>
      </w:r>
      <w:proofErr w:type="spellStart"/>
      <w:r w:rsidRPr="00841D44">
        <w:rPr>
          <w:rFonts w:ascii="Times New Roman" w:hAnsi="Times New Roman" w:eastAsia="Arial" w:cs="Times New Roman"/>
          <w:lang w:val="en-US"/>
        </w:rPr>
        <w:t>LightGBM</w:t>
      </w:r>
      <w:proofErr w:type="spellEnd"/>
      <w:r w:rsidRPr="00841D44">
        <w:rPr>
          <w:rFonts w:ascii="Times New Roman" w:hAnsi="Times New Roman" w:eastAsia="Arial" w:cs="Times New Roman"/>
          <w:lang w:val="en-US"/>
        </w:rPr>
        <w:t xml:space="preserve"> feature importance. Each method independently “voted” on whether a given feature was relevant; the votes were then summed to produce a final ranking. We configured each algorithm to pick its top five features, and the Feature Selector tallied the votes for each feature across all methods.</w:t>
      </w:r>
    </w:p>
    <w:p w:rsidRPr="00841D44" w:rsidR="0E9FECA1" w:rsidP="21350CBB" w:rsidRDefault="0E9FECA1" w14:paraId="3F966361" w14:textId="3F40BA29">
      <w:pPr>
        <w:rPr>
          <w:rFonts w:ascii="Times New Roman" w:hAnsi="Times New Roman" w:eastAsia="Arial" w:cs="Times New Roman"/>
          <w:lang w:val="en-US"/>
        </w:rPr>
      </w:pPr>
      <w:r w:rsidRPr="00841D44">
        <w:rPr>
          <w:rFonts w:ascii="Times New Roman" w:hAnsi="Times New Roman" w:eastAsia="Arial" w:cs="Times New Roman"/>
          <w:lang w:val="en-US"/>
        </w:rPr>
        <w:t>Initially, five features emerged as the most influential:</w:t>
      </w:r>
    </w:p>
    <w:p w:rsidRPr="00841D44" w:rsidR="0E9FECA1" w:rsidP="00111FBA" w:rsidRDefault="0E9FECA1" w14:paraId="7D4F8495" w14:textId="7D8B8180">
      <w:pPr>
        <w:pStyle w:val="ListParagraph"/>
        <w:numPr>
          <w:ilvl w:val="0"/>
          <w:numId w:val="11"/>
        </w:numPr>
        <w:rPr>
          <w:rFonts w:ascii="Times New Roman" w:hAnsi="Times New Roman" w:eastAsia="Arial" w:cs="Times New Roman"/>
          <w:lang w:val="en-US"/>
        </w:rPr>
      </w:pPr>
      <w:proofErr w:type="spellStart"/>
      <w:r w:rsidRPr="00841D44">
        <w:rPr>
          <w:rFonts w:ascii="Times New Roman" w:hAnsi="Times New Roman" w:eastAsia="Arial" w:cs="Times New Roman"/>
          <w:lang w:val="en-US"/>
        </w:rPr>
        <w:t>oldpeak</w:t>
      </w:r>
      <w:proofErr w:type="spellEnd"/>
      <w:r w:rsidRPr="00841D44">
        <w:rPr>
          <w:rFonts w:ascii="Times New Roman" w:hAnsi="Times New Roman" w:eastAsia="Arial" w:cs="Times New Roman"/>
          <w:lang w:val="en-US"/>
        </w:rPr>
        <w:t xml:space="preserve"> (ST depression)</w:t>
      </w:r>
    </w:p>
    <w:p w:rsidRPr="00841D44" w:rsidR="0E9FECA1" w:rsidP="00111FBA" w:rsidRDefault="0E9FECA1" w14:paraId="724915A7" w14:textId="026F1101">
      <w:pPr>
        <w:pStyle w:val="ListParagraph"/>
        <w:numPr>
          <w:ilvl w:val="0"/>
          <w:numId w:val="11"/>
        </w:numPr>
        <w:rPr>
          <w:rFonts w:ascii="Times New Roman" w:hAnsi="Times New Roman" w:eastAsia="Arial" w:cs="Times New Roman"/>
          <w:lang w:val="en-US"/>
        </w:rPr>
      </w:pPr>
      <w:proofErr w:type="spellStart"/>
      <w:r w:rsidRPr="00841D44">
        <w:rPr>
          <w:rFonts w:ascii="Times New Roman" w:hAnsi="Times New Roman" w:eastAsia="Arial" w:cs="Times New Roman"/>
          <w:lang w:val="en-US"/>
        </w:rPr>
        <w:t>thalach</w:t>
      </w:r>
      <w:proofErr w:type="spellEnd"/>
      <w:r w:rsidRPr="00841D44">
        <w:rPr>
          <w:rFonts w:ascii="Times New Roman" w:hAnsi="Times New Roman" w:eastAsia="Arial" w:cs="Times New Roman"/>
          <w:lang w:val="en-US"/>
        </w:rPr>
        <w:t xml:space="preserve"> (maximum heart rate achieved)</w:t>
      </w:r>
    </w:p>
    <w:p w:rsidRPr="00841D44" w:rsidR="0E9FECA1" w:rsidP="00111FBA" w:rsidRDefault="0E9FECA1" w14:paraId="152170DA" w14:textId="5AD724C0">
      <w:pPr>
        <w:pStyle w:val="ListParagraph"/>
        <w:numPr>
          <w:ilvl w:val="0"/>
          <w:numId w:val="11"/>
        </w:numPr>
        <w:rPr>
          <w:rFonts w:ascii="Times New Roman" w:hAnsi="Times New Roman" w:eastAsia="Arial" w:cs="Times New Roman"/>
          <w:lang w:val="en-US"/>
        </w:rPr>
      </w:pPr>
      <w:r w:rsidRPr="00841D44">
        <w:rPr>
          <w:rFonts w:ascii="Times New Roman" w:hAnsi="Times New Roman" w:eastAsia="Arial" w:cs="Times New Roman"/>
          <w:lang w:val="en-US"/>
        </w:rPr>
        <w:t>cp (chest pain type)</w:t>
      </w:r>
    </w:p>
    <w:p w:rsidRPr="00841D44" w:rsidR="0E9FECA1" w:rsidP="00111FBA" w:rsidRDefault="0E9FECA1" w14:paraId="19C0058B" w14:textId="7721E77D">
      <w:pPr>
        <w:pStyle w:val="ListParagraph"/>
        <w:numPr>
          <w:ilvl w:val="0"/>
          <w:numId w:val="11"/>
        </w:numPr>
        <w:rPr>
          <w:rFonts w:ascii="Times New Roman" w:hAnsi="Times New Roman" w:eastAsia="Arial" w:cs="Times New Roman"/>
          <w:lang w:val="en-US"/>
        </w:rPr>
      </w:pPr>
      <w:r w:rsidRPr="00841D44">
        <w:rPr>
          <w:rFonts w:ascii="Times New Roman" w:hAnsi="Times New Roman" w:eastAsia="Arial" w:cs="Times New Roman"/>
          <w:lang w:val="en-US"/>
        </w:rPr>
        <w:t>ca (number of major vessels colored by fluoroscopy)</w:t>
      </w:r>
    </w:p>
    <w:p w:rsidRPr="00841D44" w:rsidR="0E9FECA1" w:rsidP="00111FBA" w:rsidRDefault="0E9FECA1" w14:paraId="22BD6BBC" w14:textId="2BDD249D">
      <w:pPr>
        <w:pStyle w:val="ListParagraph"/>
        <w:numPr>
          <w:ilvl w:val="0"/>
          <w:numId w:val="11"/>
        </w:numPr>
        <w:rPr>
          <w:rFonts w:ascii="Times New Roman" w:hAnsi="Times New Roman" w:eastAsia="Arial" w:cs="Times New Roman"/>
          <w:lang w:val="en-US"/>
        </w:rPr>
      </w:pPr>
      <w:proofErr w:type="spellStart"/>
      <w:r w:rsidRPr="00841D44">
        <w:rPr>
          <w:rFonts w:ascii="Times New Roman" w:hAnsi="Times New Roman" w:eastAsia="Arial" w:cs="Times New Roman"/>
          <w:lang w:val="en-US"/>
        </w:rPr>
        <w:t>thal</w:t>
      </w:r>
      <w:proofErr w:type="spellEnd"/>
      <w:r w:rsidRPr="00841D44">
        <w:rPr>
          <w:rFonts w:ascii="Times New Roman" w:hAnsi="Times New Roman" w:eastAsia="Arial" w:cs="Times New Roman"/>
          <w:lang w:val="en-US"/>
        </w:rPr>
        <w:t xml:space="preserve"> (thalassemia)</w:t>
      </w:r>
    </w:p>
    <w:p w:rsidRPr="00841D44" w:rsidR="0E9FECA1" w:rsidP="21350CBB" w:rsidRDefault="0E9FECA1" w14:paraId="53BB45C3" w14:textId="4E8274A6">
      <w:pPr>
        <w:rPr>
          <w:rFonts w:ascii="Times New Roman" w:hAnsi="Times New Roman" w:eastAsia="Arial" w:cs="Times New Roman"/>
        </w:rPr>
      </w:pPr>
      <w:r w:rsidRPr="00841D44">
        <w:rPr>
          <w:rFonts w:ascii="Times New Roman" w:hAnsi="Times New Roman" w:eastAsia="Arial" w:cs="Times New Roman"/>
        </w:rPr>
        <w:t xml:space="preserve"> Moreover, to avoid overfitting in decision tree and random forest models, consulting pharmacists, and leveraging domain knowledge, we noted a discrepancy for </w:t>
      </w:r>
      <w:proofErr w:type="spellStart"/>
      <w:r w:rsidRPr="00841D44">
        <w:rPr>
          <w:rFonts w:ascii="Times New Roman" w:hAnsi="Times New Roman" w:eastAsia="Arial" w:cs="Times New Roman"/>
        </w:rPr>
        <w:t>oldpeak</w:t>
      </w:r>
      <w:proofErr w:type="spellEnd"/>
      <w:r w:rsidRPr="00841D44">
        <w:rPr>
          <w:rFonts w:ascii="Times New Roman" w:hAnsi="Times New Roman" w:eastAsia="Arial" w:cs="Times New Roman"/>
        </w:rPr>
        <w:t xml:space="preserve"> and ca. From a clinical perspective, higher values of these two features should correlate positively with an increased likelihood of heart disease. Yet, our exploratory data analysis indicated a negative correlation. Possible reasons for this mismatch include data collection inconsistencies or unique clinical variations not reflected in the dataset.</w:t>
      </w:r>
    </w:p>
    <w:p w:rsidRPr="00841D44" w:rsidR="0E9FECA1" w:rsidRDefault="0E9FECA1" w14:paraId="4089855F" w14:textId="6AB796C9">
      <w:pPr>
        <w:rPr>
          <w:rFonts w:ascii="Times New Roman" w:hAnsi="Times New Roman" w:eastAsia="Arial" w:cs="Times New Roman"/>
          <w:lang w:val="en-US"/>
        </w:rPr>
      </w:pPr>
      <w:r w:rsidRPr="00841D44">
        <w:rPr>
          <w:rFonts w:ascii="Times New Roman" w:hAnsi="Times New Roman" w:eastAsia="Arial" w:cs="Times New Roman"/>
          <w:lang w:val="en-US"/>
        </w:rPr>
        <w:t xml:space="preserve">  To mitigate potential overfitting and maintain interpretability, we decided to remove </w:t>
      </w:r>
      <w:proofErr w:type="spellStart"/>
      <w:r w:rsidRPr="00841D44">
        <w:rPr>
          <w:rFonts w:ascii="Times New Roman" w:hAnsi="Times New Roman" w:eastAsia="Arial" w:cs="Times New Roman"/>
          <w:lang w:val="en-US"/>
        </w:rPr>
        <w:t>oldpeak</w:t>
      </w:r>
      <w:proofErr w:type="spellEnd"/>
      <w:r w:rsidRPr="00841D44">
        <w:rPr>
          <w:rFonts w:ascii="Times New Roman" w:hAnsi="Times New Roman" w:eastAsia="Arial" w:cs="Times New Roman"/>
          <w:lang w:val="en-US"/>
        </w:rPr>
        <w:t xml:space="preserve"> and ca from our final feature set. By aligning machine learning outputs with established medical insights, we aim to enhance both model generalizability and clinical relevance. Consequently, our final recommended features for model building were:</w:t>
      </w:r>
    </w:p>
    <w:p w:rsidRPr="00841D44" w:rsidR="0E9FECA1" w:rsidRDefault="0E9FECA1" w14:paraId="11C8B9B7" w14:textId="2D8F68E7">
      <w:pPr>
        <w:rPr>
          <w:rFonts w:ascii="Times New Roman" w:hAnsi="Times New Roman" w:eastAsia="Arial" w:cs="Times New Roman"/>
          <w:lang w:val="en-US"/>
        </w:rPr>
      </w:pPr>
      <w:r w:rsidRPr="00841D44">
        <w:rPr>
          <w:rFonts w:ascii="Times New Roman" w:hAnsi="Times New Roman" w:eastAsia="Arial" w:cs="Times New Roman"/>
          <w:lang w:val="en-US"/>
        </w:rPr>
        <w:t xml:space="preserve"> </w:t>
      </w:r>
    </w:p>
    <w:p w:rsidRPr="00841D44" w:rsidR="0E9FECA1" w:rsidP="00111FBA" w:rsidRDefault="0E9FECA1" w14:paraId="0A2D28FB" w14:textId="44140AA1">
      <w:pPr>
        <w:pStyle w:val="ListParagraph"/>
        <w:numPr>
          <w:ilvl w:val="0"/>
          <w:numId w:val="10"/>
        </w:numPr>
        <w:rPr>
          <w:rFonts w:ascii="Times New Roman" w:hAnsi="Times New Roman" w:eastAsia="Arial" w:cs="Times New Roman"/>
          <w:lang w:val="en-US"/>
        </w:rPr>
      </w:pPr>
      <w:proofErr w:type="spellStart"/>
      <w:r w:rsidRPr="00841D44">
        <w:rPr>
          <w:rFonts w:ascii="Times New Roman" w:hAnsi="Times New Roman" w:eastAsia="Arial" w:cs="Times New Roman"/>
          <w:lang w:val="en-US"/>
        </w:rPr>
        <w:t>thalach</w:t>
      </w:r>
      <w:proofErr w:type="spellEnd"/>
      <w:r w:rsidRPr="00841D44">
        <w:rPr>
          <w:rFonts w:ascii="Times New Roman" w:hAnsi="Times New Roman" w:eastAsia="Arial" w:cs="Times New Roman"/>
          <w:lang w:val="en-US"/>
        </w:rPr>
        <w:t xml:space="preserve"> (maximum heart rate achieved)</w:t>
      </w:r>
    </w:p>
    <w:p w:rsidRPr="00841D44" w:rsidR="0E9FECA1" w:rsidP="00111FBA" w:rsidRDefault="0E9FECA1" w14:paraId="1B464AA1" w14:textId="5C7F76B9">
      <w:pPr>
        <w:pStyle w:val="ListParagraph"/>
        <w:numPr>
          <w:ilvl w:val="0"/>
          <w:numId w:val="10"/>
        </w:numPr>
        <w:rPr>
          <w:rFonts w:ascii="Times New Roman" w:hAnsi="Times New Roman" w:eastAsia="Arial" w:cs="Times New Roman"/>
          <w:lang w:val="en-US"/>
        </w:rPr>
      </w:pPr>
      <w:r w:rsidRPr="00841D44">
        <w:rPr>
          <w:rFonts w:ascii="Times New Roman" w:hAnsi="Times New Roman" w:eastAsia="Arial" w:cs="Times New Roman"/>
          <w:lang w:val="en-US"/>
        </w:rPr>
        <w:t>cp (chest pain type)</w:t>
      </w:r>
    </w:p>
    <w:p w:rsidRPr="00841D44" w:rsidR="0E9FECA1" w:rsidP="00111FBA" w:rsidRDefault="0E9FECA1" w14:paraId="033396FF" w14:textId="67A3E863">
      <w:pPr>
        <w:pStyle w:val="ListParagraph"/>
        <w:numPr>
          <w:ilvl w:val="0"/>
          <w:numId w:val="10"/>
        </w:numPr>
        <w:rPr>
          <w:rFonts w:ascii="Times New Roman" w:hAnsi="Times New Roman" w:eastAsia="Arial" w:cs="Times New Roman"/>
          <w:lang w:val="en-US"/>
        </w:rPr>
      </w:pPr>
      <w:proofErr w:type="spellStart"/>
      <w:r w:rsidRPr="00841D44">
        <w:rPr>
          <w:rFonts w:ascii="Times New Roman" w:hAnsi="Times New Roman" w:eastAsia="Arial" w:cs="Times New Roman"/>
          <w:lang w:val="en-US"/>
        </w:rPr>
        <w:t>thal</w:t>
      </w:r>
      <w:proofErr w:type="spellEnd"/>
      <w:r w:rsidRPr="00841D44">
        <w:rPr>
          <w:rFonts w:ascii="Times New Roman" w:hAnsi="Times New Roman" w:eastAsia="Arial" w:cs="Times New Roman"/>
          <w:lang w:val="en-US"/>
        </w:rPr>
        <w:t xml:space="preserve"> (thalassemia)</w:t>
      </w:r>
    </w:p>
    <w:p w:rsidRPr="00841D44" w:rsidR="21350CBB" w:rsidP="21350CBB" w:rsidRDefault="0E9FECA1" w14:paraId="4C3D7A5C" w14:textId="0DD21EC4">
      <w:pPr>
        <w:rPr>
          <w:rFonts w:ascii="Times New Roman" w:hAnsi="Times New Roman" w:eastAsia="Arial" w:cs="Times New Roman"/>
          <w:lang w:val="en-US"/>
        </w:rPr>
      </w:pPr>
      <w:r w:rsidRPr="00841D44">
        <w:rPr>
          <w:rFonts w:ascii="Times New Roman" w:hAnsi="Times New Roman" w:eastAsia="Arial" w:cs="Times New Roman"/>
          <w:lang w:val="en-US"/>
        </w:rPr>
        <w:t xml:space="preserve">  This streamlined set balances strong empirical performance (as revealed by the voting process) with credible domain knowledge, providing a more robust foundation for subsequent model training and evaluation.</w:t>
      </w:r>
    </w:p>
    <w:p w:rsidRPr="00841D44" w:rsidR="34AF62E6" w:rsidP="512E1603" w:rsidRDefault="34AF62E6" w14:paraId="169A996D" w14:textId="11FBE888" w14:noSpellErr="1">
      <w:pPr>
        <w:pStyle w:val="Heading2"/>
        <w:rPr>
          <w:rFonts w:ascii="Times New Roman" w:hAnsi="Times New Roman" w:eastAsia="Arial" w:cs="Times New Roman"/>
          <w:sz w:val="24"/>
          <w:szCs w:val="24"/>
        </w:rPr>
      </w:pPr>
      <w:bookmarkStart w:name="_Toc1506083008" w:id="1132654550"/>
      <w:r w:rsidRPr="2F9D4C03" w:rsidR="34AF62E6">
        <w:rPr>
          <w:rFonts w:ascii="Times New Roman" w:hAnsi="Times New Roman" w:eastAsia="Arial" w:cs="Times New Roman"/>
          <w:sz w:val="24"/>
          <w:szCs w:val="24"/>
        </w:rPr>
        <w:t>Decisions prior to model building</w:t>
      </w:r>
      <w:bookmarkEnd w:id="1132654550"/>
    </w:p>
    <w:p w:rsidRPr="00841D44" w:rsidR="34AF62E6" w:rsidP="512E1603" w:rsidRDefault="34AF62E6" w14:paraId="187DA831" w14:textId="4110E8B1">
      <w:pPr>
        <w:rPr>
          <w:rFonts w:ascii="Times New Roman" w:hAnsi="Times New Roman" w:eastAsia="Arial" w:cs="Times New Roman"/>
        </w:rPr>
      </w:pPr>
      <w:r w:rsidRPr="00841D44">
        <w:rPr>
          <w:rFonts w:ascii="Times New Roman" w:hAnsi="Times New Roman" w:eastAsia="Arial" w:cs="Times New Roman"/>
        </w:rPr>
        <w:t>We wanted an assortment of models to focus on different metrics. In heart disease classification, it is dangerous to miss</w:t>
      </w:r>
      <w:r w:rsidRPr="00841D44" w:rsidR="74F3E4C6">
        <w:rPr>
          <w:rFonts w:ascii="Times New Roman" w:hAnsi="Times New Roman" w:eastAsia="Arial" w:cs="Times New Roman"/>
        </w:rPr>
        <w:t>-</w:t>
      </w:r>
      <w:r w:rsidRPr="00841D44">
        <w:rPr>
          <w:rFonts w:ascii="Times New Roman" w:hAnsi="Times New Roman" w:eastAsia="Arial" w:cs="Times New Roman"/>
        </w:rPr>
        <w:t xml:space="preserve">classify someone as no disease when they do in fact have the disease. </w:t>
      </w:r>
      <w:r w:rsidRPr="00841D44" w:rsidR="4E7C50FC">
        <w:rPr>
          <w:rFonts w:ascii="Times New Roman" w:hAnsi="Times New Roman" w:eastAsia="Arial" w:cs="Times New Roman"/>
        </w:rPr>
        <w:t>They may not rec</w:t>
      </w:r>
      <w:r w:rsidRPr="00841D44" w:rsidR="7988A73D">
        <w:rPr>
          <w:rFonts w:ascii="Times New Roman" w:hAnsi="Times New Roman" w:eastAsia="Arial" w:cs="Times New Roman"/>
        </w:rPr>
        <w:t>ei</w:t>
      </w:r>
      <w:r w:rsidRPr="00841D44" w:rsidR="4E7C50FC">
        <w:rPr>
          <w:rFonts w:ascii="Times New Roman" w:hAnsi="Times New Roman" w:eastAsia="Arial" w:cs="Times New Roman"/>
        </w:rPr>
        <w:t>ve timely treatment</w:t>
      </w:r>
      <w:r w:rsidRPr="00841D44" w:rsidR="18F915AD">
        <w:rPr>
          <w:rFonts w:ascii="Times New Roman" w:hAnsi="Times New Roman" w:eastAsia="Arial" w:cs="Times New Roman"/>
        </w:rPr>
        <w:t xml:space="preserve">. </w:t>
      </w:r>
      <w:r w:rsidRPr="00841D44" w:rsidR="3CC047DA">
        <w:rPr>
          <w:rFonts w:ascii="Times New Roman" w:hAnsi="Times New Roman" w:eastAsia="Arial" w:cs="Times New Roman"/>
        </w:rPr>
        <w:t>Hence, it is important to optimize for recall to minimize false negatives. However, this may come with trade-offs</w:t>
      </w:r>
      <w:r w:rsidRPr="00841D44" w:rsidR="63108D1F">
        <w:rPr>
          <w:rFonts w:ascii="Times New Roman" w:hAnsi="Times New Roman" w:eastAsia="Arial" w:cs="Times New Roman"/>
        </w:rPr>
        <w:t>,</w:t>
      </w:r>
      <w:r w:rsidRPr="00841D44" w:rsidR="3CC047DA">
        <w:rPr>
          <w:rFonts w:ascii="Times New Roman" w:hAnsi="Times New Roman" w:eastAsia="Arial" w:cs="Times New Roman"/>
        </w:rPr>
        <w:t xml:space="preserve"> so we decided to have some models tuned for accuracy and some for recall (logistic regression and SGD).</w:t>
      </w:r>
    </w:p>
    <w:p w:rsidRPr="00841D44" w:rsidR="512E1603" w:rsidP="069BE7C6" w:rsidRDefault="5E3EE5D8" w14:paraId="4F4093E6" w14:textId="16C46715" w14:noSpellErr="1">
      <w:pPr>
        <w:pStyle w:val="Heading1"/>
        <w:rPr>
          <w:rFonts w:ascii="Times New Roman" w:hAnsi="Times New Roman" w:eastAsia="Arial" w:cs="Times New Roman"/>
          <w:sz w:val="24"/>
          <w:szCs w:val="24"/>
        </w:rPr>
      </w:pPr>
      <w:bookmarkStart w:name="_Toc1230999798" w:id="455836209"/>
      <w:r w:rsidRPr="2F9D4C03" w:rsidR="5E3EE5D8">
        <w:rPr>
          <w:rFonts w:ascii="Times New Roman" w:hAnsi="Times New Roman" w:eastAsia="Arial" w:cs="Times New Roman"/>
          <w:sz w:val="24"/>
          <w:szCs w:val="24"/>
        </w:rPr>
        <w:t>4. Model Building</w:t>
      </w:r>
      <w:bookmarkEnd w:id="455836209"/>
    </w:p>
    <w:p w:rsidRPr="00841D44" w:rsidR="512E1603" w:rsidP="069BE7C6" w:rsidRDefault="5E3EE5D8" w14:paraId="2BB4A677" w14:textId="0AD3EB14" w14:noSpellErr="1">
      <w:pPr>
        <w:pStyle w:val="Heading1"/>
        <w:rPr>
          <w:rFonts w:ascii="Times New Roman" w:hAnsi="Times New Roman" w:eastAsia="Arial" w:cs="Times New Roman"/>
          <w:sz w:val="24"/>
          <w:szCs w:val="24"/>
        </w:rPr>
      </w:pPr>
      <w:bookmarkStart w:name="_Toc434652566" w:id="379240278"/>
      <w:r w:rsidRPr="2F9D4C03" w:rsidR="5E3EE5D8">
        <w:rPr>
          <w:rFonts w:ascii="Times New Roman" w:hAnsi="Times New Roman" w:eastAsia="Arial" w:cs="Times New Roman"/>
          <w:sz w:val="24"/>
          <w:szCs w:val="24"/>
        </w:rPr>
        <w:t>4.1 Logistic Regression</w:t>
      </w:r>
      <w:bookmarkEnd w:id="379240278"/>
    </w:p>
    <w:p w:rsidRPr="00841D44" w:rsidR="512E1603" w:rsidP="512E1603" w:rsidRDefault="5E3EE5D8" w14:paraId="34E0EB77" w14:textId="3E6DEBCA" w14:noSpellErr="1">
      <w:pPr>
        <w:pStyle w:val="Heading2"/>
        <w:rPr>
          <w:rFonts w:ascii="Times New Roman" w:hAnsi="Times New Roman" w:eastAsia="Arial" w:cs="Times New Roman"/>
          <w:sz w:val="24"/>
          <w:szCs w:val="24"/>
        </w:rPr>
      </w:pPr>
      <w:bookmarkStart w:name="_Toc2125730676" w:id="180902503"/>
      <w:r w:rsidRPr="2F9D4C03" w:rsidR="5E3EE5D8">
        <w:rPr>
          <w:rFonts w:ascii="Times New Roman" w:hAnsi="Times New Roman" w:eastAsia="Arial" w:cs="Times New Roman"/>
          <w:sz w:val="24"/>
          <w:szCs w:val="24"/>
        </w:rPr>
        <w:t>Models Implemented</w:t>
      </w:r>
      <w:bookmarkEnd w:id="180902503"/>
    </w:p>
    <w:p w:rsidRPr="00841D44" w:rsidR="512E1603" w:rsidP="069BE7C6" w:rsidRDefault="5E3EE5D8" w14:paraId="301224DA" w14:textId="0991B45E">
      <w:pPr>
        <w:pStyle w:val="ListParagraph"/>
        <w:numPr>
          <w:ilvl w:val="0"/>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b/>
          <w:color w:val="404040" w:themeColor="text1" w:themeTint="BF"/>
        </w:rPr>
        <w:t>Baseline Model</w:t>
      </w:r>
      <w:r w:rsidRPr="00841D44">
        <w:rPr>
          <w:rFonts w:ascii="Times New Roman" w:hAnsi="Times New Roman" w:eastAsia="Arial" w:cs="Times New Roman"/>
          <w:color w:val="404040" w:themeColor="text1" w:themeTint="BF"/>
        </w:rPr>
        <w:t>:</w:t>
      </w:r>
    </w:p>
    <w:p w:rsidRPr="00841D44" w:rsidR="512E1603" w:rsidP="069BE7C6" w:rsidRDefault="5E3EE5D8" w14:paraId="339797AE" w14:textId="6CE13DEA">
      <w:pPr>
        <w:pStyle w:val="ListParagraph"/>
        <w:numPr>
          <w:ilvl w:val="1"/>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Trained with default hyperparameters and no feature selection.</w:t>
      </w:r>
    </w:p>
    <w:p w:rsidRPr="00841D44" w:rsidR="512E1603" w:rsidP="069BE7C6" w:rsidRDefault="5E3EE5D8" w14:paraId="2051D29F" w14:textId="0FB148F1">
      <w:pPr>
        <w:pStyle w:val="ListParagraph"/>
        <w:numPr>
          <w:ilvl w:val="1"/>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Serves as a benchmark for comparison.</w:t>
      </w:r>
    </w:p>
    <w:p w:rsidRPr="00841D44" w:rsidR="512E1603" w:rsidP="069BE7C6" w:rsidRDefault="5E3EE5D8" w14:paraId="74B91AEC" w14:textId="01C46EE7">
      <w:pPr>
        <w:pStyle w:val="ListParagraph"/>
        <w:numPr>
          <w:ilvl w:val="0"/>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b/>
          <w:color w:val="404040" w:themeColor="text1" w:themeTint="BF"/>
        </w:rPr>
        <w:t>Tuned Model</w:t>
      </w:r>
      <w:r w:rsidRPr="00841D44">
        <w:rPr>
          <w:rFonts w:ascii="Times New Roman" w:hAnsi="Times New Roman" w:eastAsia="Arial" w:cs="Times New Roman"/>
          <w:color w:val="404040" w:themeColor="text1" w:themeTint="BF"/>
        </w:rPr>
        <w:t>:</w:t>
      </w:r>
    </w:p>
    <w:p w:rsidRPr="00841D44" w:rsidR="512E1603" w:rsidP="069BE7C6" w:rsidRDefault="5E3EE5D8" w14:paraId="1D989235" w14:textId="7FB70EA4">
      <w:pPr>
        <w:pStyle w:val="ListParagraph"/>
        <w:numPr>
          <w:ilvl w:val="1"/>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 xml:space="preserve">Hyperparameters were optimized using </w:t>
      </w:r>
      <w:proofErr w:type="spellStart"/>
      <w:r w:rsidRPr="00841D44">
        <w:rPr>
          <w:rFonts w:ascii="Times New Roman" w:hAnsi="Times New Roman" w:eastAsia="Arial" w:cs="Times New Roman"/>
          <w:b/>
          <w:color w:val="404040" w:themeColor="text1" w:themeTint="BF"/>
        </w:rPr>
        <w:t>GridSearchCV</w:t>
      </w:r>
      <w:proofErr w:type="spellEnd"/>
      <w:r w:rsidRPr="00841D44">
        <w:rPr>
          <w:rFonts w:ascii="Times New Roman" w:hAnsi="Times New Roman" w:eastAsia="Arial" w:cs="Times New Roman"/>
          <w:color w:val="404040" w:themeColor="text1" w:themeTint="BF"/>
        </w:rPr>
        <w:t xml:space="preserve"> to improve performance.</w:t>
      </w:r>
    </w:p>
    <w:p w:rsidRPr="00841D44" w:rsidR="512E1603" w:rsidP="069BE7C6" w:rsidRDefault="5E3EE5D8" w14:paraId="3A44F573" w14:textId="215B4951">
      <w:pPr>
        <w:pStyle w:val="ListParagraph"/>
        <w:numPr>
          <w:ilvl w:val="1"/>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Focused on maximizing recall to reduce false negatives.</w:t>
      </w:r>
    </w:p>
    <w:p w:rsidRPr="00841D44" w:rsidR="512E1603" w:rsidP="069BE7C6" w:rsidRDefault="5E3EE5D8" w14:paraId="0ACB919E" w14:textId="1F5FE644">
      <w:pPr>
        <w:pStyle w:val="ListParagraph"/>
        <w:numPr>
          <w:ilvl w:val="0"/>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b/>
          <w:color w:val="404040" w:themeColor="text1" w:themeTint="BF"/>
        </w:rPr>
        <w:t>Feature-Selected Model</w:t>
      </w:r>
      <w:r w:rsidRPr="00841D44">
        <w:rPr>
          <w:rFonts w:ascii="Times New Roman" w:hAnsi="Times New Roman" w:eastAsia="Arial" w:cs="Times New Roman"/>
          <w:color w:val="404040" w:themeColor="text1" w:themeTint="BF"/>
        </w:rPr>
        <w:t>:</w:t>
      </w:r>
    </w:p>
    <w:p w:rsidRPr="00841D44" w:rsidR="512E1603" w:rsidP="069BE7C6" w:rsidRDefault="5E3EE5D8" w14:paraId="2E4115B0" w14:textId="433722CE">
      <w:pPr>
        <w:pStyle w:val="ListParagraph"/>
        <w:numPr>
          <w:ilvl w:val="1"/>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Only the most relevant features were selected based on their correlation with the target variable.</w:t>
      </w:r>
    </w:p>
    <w:p w:rsidRPr="00841D44" w:rsidR="512E1603" w:rsidP="069BE7C6" w:rsidRDefault="5E3EE5D8" w14:paraId="504881F0" w14:textId="77FAE577">
      <w:pPr>
        <w:pStyle w:val="ListParagraph"/>
        <w:numPr>
          <w:ilvl w:val="1"/>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Aimed to improve model efficiency and performance.</w:t>
      </w:r>
    </w:p>
    <w:p w:rsidRPr="00841D44" w:rsidR="512E1603" w:rsidP="069BE7C6" w:rsidRDefault="5E3EE5D8" w14:paraId="3BCBD94D" w14:textId="52BD656B">
      <w:pPr>
        <w:pStyle w:val="ListParagraph"/>
        <w:numPr>
          <w:ilvl w:val="0"/>
          <w:numId w:val="19"/>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b/>
          <w:color w:val="404040" w:themeColor="text1" w:themeTint="BF"/>
        </w:rPr>
        <w:t>Tuned Feature-Selected Model</w:t>
      </w:r>
      <w:r w:rsidRPr="00841D44">
        <w:rPr>
          <w:rFonts w:ascii="Times New Roman" w:hAnsi="Times New Roman" w:eastAsia="Arial" w:cs="Times New Roman"/>
          <w:color w:val="404040" w:themeColor="text1" w:themeTint="BF"/>
        </w:rPr>
        <w:t>:</w:t>
      </w:r>
    </w:p>
    <w:p w:rsidRPr="00EE2F28" w:rsidR="512E1603" w:rsidP="069BE7C6" w:rsidRDefault="5E3EE5D8" w14:paraId="342EBA1B" w14:textId="412FCCFC">
      <w:pPr>
        <w:pStyle w:val="ListParagraph"/>
        <w:numPr>
          <w:ilvl w:val="1"/>
          <w:numId w:val="19"/>
        </w:numPr>
        <w:spacing w:before="240" w:after="240"/>
        <w:jc w:val="both"/>
        <w:rPr>
          <w:rFonts w:ascii="Times New Roman" w:hAnsi="Times New Roman" w:eastAsia="Arial" w:cs="Times New Roman"/>
        </w:rPr>
      </w:pPr>
      <w:r w:rsidRPr="00841D44">
        <w:rPr>
          <w:rFonts w:ascii="Times New Roman" w:hAnsi="Times New Roman" w:eastAsia="Arial" w:cs="Times New Roman"/>
          <w:color w:val="404040" w:themeColor="text1" w:themeTint="BF"/>
        </w:rPr>
        <w:t>Combined hyperparameter tuning with feature selection for optimal results</w:t>
      </w:r>
      <w:r w:rsidRPr="00841D44" w:rsidR="00EE2F28">
        <w:rPr>
          <w:rFonts w:ascii="Times New Roman" w:hAnsi="Times New Roman" w:eastAsia="Arial" w:cs="Times New Roman"/>
          <w:color w:val="404040" w:themeColor="text1" w:themeTint="BF"/>
        </w:rPr>
        <w:t>.</w:t>
      </w:r>
    </w:p>
    <w:p w:rsidRPr="00841D44" w:rsidR="512E1603" w:rsidP="512E1603" w:rsidRDefault="5E3EE5D8" w14:paraId="11F523BA" w14:textId="225C1AA8" w14:noSpellErr="1">
      <w:pPr>
        <w:pStyle w:val="Heading2"/>
        <w:rPr>
          <w:rFonts w:ascii="Times New Roman" w:hAnsi="Times New Roman" w:eastAsia="Arial" w:cs="Times New Roman"/>
          <w:sz w:val="24"/>
          <w:szCs w:val="24"/>
        </w:rPr>
      </w:pPr>
      <w:bookmarkStart w:name="_Toc1187756980" w:id="254677333"/>
      <w:r w:rsidRPr="2F9D4C03" w:rsidR="5E3EE5D8">
        <w:rPr>
          <w:rFonts w:ascii="Times New Roman" w:hAnsi="Times New Roman" w:eastAsia="Arial" w:cs="Times New Roman"/>
          <w:sz w:val="24"/>
          <w:szCs w:val="24"/>
        </w:rPr>
        <w:t>Observation and Analysis</w:t>
      </w:r>
      <w:bookmarkEnd w:id="254677333"/>
    </w:p>
    <w:p w:rsidRPr="00841D44" w:rsidR="512E1603" w:rsidP="069BE7C6" w:rsidRDefault="635F5C75" w14:paraId="1CED94CB" w14:textId="45460B53">
      <w:pPr>
        <w:rPr>
          <w:rFonts w:ascii="Times New Roman" w:hAnsi="Times New Roman" w:eastAsia="Arial" w:cs="Times New Roman"/>
        </w:rPr>
      </w:pPr>
      <w:r w:rsidRPr="00841D44">
        <w:rPr>
          <w:rFonts w:ascii="Times New Roman" w:hAnsi="Times New Roman" w:cs="Times New Roman"/>
          <w:noProof/>
        </w:rPr>
        <w:drawing>
          <wp:inline distT="0" distB="0" distL="0" distR="0" wp14:anchorId="715231C3" wp14:editId="715C1E32">
            <wp:extent cx="5943600" cy="2524125"/>
            <wp:effectExtent l="0" t="0" r="0" b="0"/>
            <wp:docPr id="1024656916" name="Picture 102465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rsidRPr="00841D44" w:rsidR="512E1603" w:rsidP="069BE7C6" w:rsidRDefault="5E3EE5D8" w14:paraId="10CC3F4F" w14:textId="7135F86C">
      <w:pPr>
        <w:pStyle w:val="ListParagraph"/>
        <w:numPr>
          <w:ilvl w:val="0"/>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b/>
          <w:color w:val="404040" w:themeColor="text1" w:themeTint="BF"/>
        </w:rPr>
        <w:t>Baseline Model</w:t>
      </w:r>
      <w:r w:rsidRPr="00841D44">
        <w:rPr>
          <w:rFonts w:ascii="Times New Roman" w:hAnsi="Times New Roman" w:eastAsia="Arial" w:cs="Times New Roman"/>
          <w:color w:val="404040" w:themeColor="text1" w:themeTint="BF"/>
        </w:rPr>
        <w:t>:</w:t>
      </w:r>
    </w:p>
    <w:p w:rsidRPr="00841D44" w:rsidR="512E1603" w:rsidP="069BE7C6" w:rsidRDefault="5E3EE5D8" w14:paraId="6C8E47F8" w14:textId="6F5D6D26">
      <w:pPr>
        <w:pStyle w:val="ListParagraph"/>
        <w:numPr>
          <w:ilvl w:val="1"/>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Achieved the highest accuracy (</w:t>
      </w:r>
      <w:r w:rsidRPr="00841D44">
        <w:rPr>
          <w:rFonts w:ascii="Times New Roman" w:hAnsi="Times New Roman" w:eastAsia="Arial" w:cs="Times New Roman"/>
          <w:b/>
          <w:color w:val="404040" w:themeColor="text1" w:themeTint="BF"/>
        </w:rPr>
        <w:t>85.17%</w:t>
      </w:r>
      <w:r w:rsidRPr="00841D44">
        <w:rPr>
          <w:rFonts w:ascii="Times New Roman" w:hAnsi="Times New Roman" w:eastAsia="Arial" w:cs="Times New Roman"/>
          <w:color w:val="404040" w:themeColor="text1" w:themeTint="BF"/>
        </w:rPr>
        <w:t xml:space="preserve">) </w:t>
      </w:r>
      <w:r w:rsidRPr="00841D44" w:rsidR="00E966F6">
        <w:rPr>
          <w:rFonts w:ascii="Times New Roman" w:hAnsi="Times New Roman" w:eastAsia="Arial" w:cs="Times New Roman"/>
          <w:color w:val="404040" w:themeColor="text1" w:themeTint="BF"/>
        </w:rPr>
        <w:t xml:space="preserve">with </w:t>
      </w:r>
      <w:r w:rsidRPr="00841D44">
        <w:rPr>
          <w:rFonts w:ascii="Times New Roman" w:hAnsi="Times New Roman" w:eastAsia="Arial" w:cs="Times New Roman"/>
          <w:color w:val="404040" w:themeColor="text1" w:themeTint="BF"/>
        </w:rPr>
        <w:t>balanced precision (0.83) and recall (0.89).</w:t>
      </w:r>
    </w:p>
    <w:p w:rsidRPr="00841D44" w:rsidR="512E1603" w:rsidP="069BE7C6" w:rsidRDefault="5E3EE5D8" w14:paraId="691673F8" w14:textId="34E73575">
      <w:pPr>
        <w:pStyle w:val="ListParagraph"/>
        <w:numPr>
          <w:ilvl w:val="1"/>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Best overall performance for general use.</w:t>
      </w:r>
    </w:p>
    <w:p w:rsidRPr="00841D44" w:rsidR="512E1603" w:rsidP="069BE7C6" w:rsidRDefault="5E3EE5D8" w14:paraId="51F32E40" w14:textId="24CDFB57">
      <w:pPr>
        <w:pStyle w:val="ListParagraph"/>
        <w:numPr>
          <w:ilvl w:val="0"/>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b/>
          <w:color w:val="404040" w:themeColor="text1" w:themeTint="BF"/>
        </w:rPr>
        <w:t>Tuned Model</w:t>
      </w:r>
      <w:r w:rsidRPr="00841D44">
        <w:rPr>
          <w:rFonts w:ascii="Times New Roman" w:hAnsi="Times New Roman" w:eastAsia="Arial" w:cs="Times New Roman"/>
          <w:color w:val="404040" w:themeColor="text1" w:themeTint="BF"/>
        </w:rPr>
        <w:t>:</w:t>
      </w:r>
    </w:p>
    <w:p w:rsidRPr="00841D44" w:rsidR="512E1603" w:rsidP="069BE7C6" w:rsidRDefault="5E3EE5D8" w14:paraId="5572C5C4" w14:textId="2D4C29A8">
      <w:pPr>
        <w:pStyle w:val="ListParagraph"/>
        <w:numPr>
          <w:ilvl w:val="1"/>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Achieved the highest recall (</w:t>
      </w:r>
      <w:r w:rsidRPr="00841D44">
        <w:rPr>
          <w:rFonts w:ascii="Times New Roman" w:hAnsi="Times New Roman" w:eastAsia="Arial" w:cs="Times New Roman"/>
          <w:b/>
          <w:color w:val="404040" w:themeColor="text1" w:themeTint="BF"/>
        </w:rPr>
        <w:t>0.99</w:t>
      </w:r>
      <w:r w:rsidRPr="00841D44">
        <w:rPr>
          <w:rFonts w:ascii="Times New Roman" w:hAnsi="Times New Roman" w:eastAsia="Arial" w:cs="Times New Roman"/>
          <w:color w:val="404040" w:themeColor="text1" w:themeTint="BF"/>
        </w:rPr>
        <w:t>) but suffered in precision (0.64) and accuracy (71.03%).</w:t>
      </w:r>
    </w:p>
    <w:p w:rsidRPr="00841D44" w:rsidR="512E1603" w:rsidP="069BE7C6" w:rsidRDefault="5E3EE5D8" w14:paraId="704D17CE" w14:textId="69CED1BB">
      <w:pPr>
        <w:pStyle w:val="ListParagraph"/>
        <w:numPr>
          <w:ilvl w:val="1"/>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Useful in scenarios where missing a heart disease case is critical, but false positives are acceptable.</w:t>
      </w:r>
    </w:p>
    <w:p w:rsidRPr="00841D44" w:rsidR="512E1603" w:rsidP="069BE7C6" w:rsidRDefault="5E3EE5D8" w14:paraId="267499FD" w14:textId="178A1E7A">
      <w:pPr>
        <w:pStyle w:val="ListParagraph"/>
        <w:numPr>
          <w:ilvl w:val="0"/>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b/>
          <w:color w:val="404040" w:themeColor="text1" w:themeTint="BF"/>
        </w:rPr>
        <w:t>Feature-Selected Model</w:t>
      </w:r>
      <w:r w:rsidRPr="00841D44">
        <w:rPr>
          <w:rFonts w:ascii="Times New Roman" w:hAnsi="Times New Roman" w:eastAsia="Arial" w:cs="Times New Roman"/>
          <w:color w:val="404040" w:themeColor="text1" w:themeTint="BF"/>
        </w:rPr>
        <w:t>:</w:t>
      </w:r>
    </w:p>
    <w:p w:rsidRPr="00841D44" w:rsidR="512E1603" w:rsidP="069BE7C6" w:rsidRDefault="5E3EE5D8" w14:paraId="50E99C0D" w14:textId="32081509">
      <w:pPr>
        <w:pStyle w:val="ListParagraph"/>
        <w:numPr>
          <w:ilvl w:val="1"/>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Performed almost as well as the baseline (84.48% accuracy) but with slightly lower recall (0.86).</w:t>
      </w:r>
    </w:p>
    <w:p w:rsidRPr="00841D44" w:rsidR="512E1603" w:rsidP="069BE7C6" w:rsidRDefault="5E3EE5D8" w14:paraId="3BB2815C" w14:textId="7D35D525">
      <w:pPr>
        <w:pStyle w:val="ListParagraph"/>
        <w:numPr>
          <w:ilvl w:val="1"/>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Demonstrates that feature selection can improve efficiency without significantly sacrificing performance.</w:t>
      </w:r>
    </w:p>
    <w:p w:rsidRPr="00841D44" w:rsidR="512E1603" w:rsidP="069BE7C6" w:rsidRDefault="5E3EE5D8" w14:paraId="582B2FFC" w14:textId="006CBAA1">
      <w:pPr>
        <w:pStyle w:val="ListParagraph"/>
        <w:numPr>
          <w:ilvl w:val="0"/>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b/>
          <w:color w:val="404040" w:themeColor="text1" w:themeTint="BF"/>
        </w:rPr>
        <w:t>Tuned Feature-Selected Model</w:t>
      </w:r>
      <w:r w:rsidRPr="00841D44">
        <w:rPr>
          <w:rFonts w:ascii="Times New Roman" w:hAnsi="Times New Roman" w:eastAsia="Arial" w:cs="Times New Roman"/>
          <w:color w:val="404040" w:themeColor="text1" w:themeTint="BF"/>
        </w:rPr>
        <w:t>:</w:t>
      </w:r>
    </w:p>
    <w:p w:rsidRPr="00841D44" w:rsidR="512E1603" w:rsidP="069BE7C6" w:rsidRDefault="5E3EE5D8" w14:paraId="6DB44B89" w14:textId="560501D8">
      <w:pPr>
        <w:pStyle w:val="ListParagraph"/>
        <w:numPr>
          <w:ilvl w:val="1"/>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Combined tuning and feature selection but resulted in lower accuracy (73.79%) and imbalanced precision/recall.</w:t>
      </w:r>
    </w:p>
    <w:p w:rsidRPr="00841D44" w:rsidR="512E1603" w:rsidP="069BE7C6" w:rsidRDefault="5E3EE5D8" w14:paraId="3DD69833" w14:textId="54878D97">
      <w:pPr>
        <w:pStyle w:val="ListParagraph"/>
        <w:numPr>
          <w:ilvl w:val="1"/>
          <w:numId w:val="18"/>
        </w:numPr>
        <w:spacing w:before="240" w:after="240"/>
        <w:jc w:val="both"/>
        <w:rPr>
          <w:rFonts w:ascii="Times New Roman" w:hAnsi="Times New Roman" w:eastAsia="Arial" w:cs="Times New Roman"/>
          <w:color w:val="404040" w:themeColor="text1" w:themeTint="BF"/>
        </w:rPr>
      </w:pPr>
      <w:r w:rsidRPr="00841D44">
        <w:rPr>
          <w:rFonts w:ascii="Times New Roman" w:hAnsi="Times New Roman" w:eastAsia="Arial" w:cs="Times New Roman"/>
          <w:color w:val="404040" w:themeColor="text1" w:themeTint="BF"/>
        </w:rPr>
        <w:t>Not recommended for this dataset.</w:t>
      </w:r>
    </w:p>
    <w:p w:rsidRPr="00841D44" w:rsidR="512E1603" w:rsidP="00CC25B3" w:rsidRDefault="5E3EE5D8" w14:paraId="0C7C37C6" w14:textId="6A019378">
      <w:pPr>
        <w:spacing w:before="240" w:after="240"/>
        <w:jc w:val="both"/>
        <w:rPr>
          <w:rFonts w:ascii="Times New Roman" w:hAnsi="Times New Roman" w:eastAsia="Arial" w:cs="Times New Roman"/>
        </w:rPr>
      </w:pPr>
      <w:r w:rsidRPr="00841D44">
        <w:rPr>
          <w:rFonts w:ascii="Times New Roman" w:hAnsi="Times New Roman" w:eastAsia="Arial" w:cs="Times New Roman"/>
          <w:color w:val="404040" w:themeColor="text1" w:themeTint="BF"/>
        </w:rPr>
        <w:t xml:space="preserve">The </w:t>
      </w:r>
      <w:r w:rsidRPr="00841D44">
        <w:rPr>
          <w:rFonts w:ascii="Times New Roman" w:hAnsi="Times New Roman" w:eastAsia="Arial" w:cs="Times New Roman"/>
          <w:b/>
          <w:color w:val="404040" w:themeColor="text1" w:themeTint="BF"/>
        </w:rPr>
        <w:t>baseline logistic regression model</w:t>
      </w:r>
      <w:r w:rsidRPr="00841D44">
        <w:rPr>
          <w:rFonts w:ascii="Times New Roman" w:hAnsi="Times New Roman" w:eastAsia="Arial" w:cs="Times New Roman"/>
          <w:color w:val="404040" w:themeColor="text1" w:themeTint="BF"/>
        </w:rPr>
        <w:t xml:space="preserve"> is a good balanced choice for heart disease prediction in this project. It achieves the highest accuracy (85.17%) and maintains a good balance between precision (0.83) and recall (0.89). However, </w:t>
      </w:r>
      <w:r w:rsidRPr="00841D44">
        <w:rPr>
          <w:rFonts w:ascii="Times New Roman" w:hAnsi="Times New Roman" w:eastAsia="Arial" w:cs="Times New Roman"/>
          <w:b/>
          <w:color w:val="404040" w:themeColor="text1" w:themeTint="BF"/>
        </w:rPr>
        <w:t>the tuned models</w:t>
      </w:r>
      <w:r w:rsidRPr="00841D44">
        <w:rPr>
          <w:rFonts w:ascii="Times New Roman" w:hAnsi="Times New Roman" w:eastAsia="Arial" w:cs="Times New Roman"/>
          <w:color w:val="404040" w:themeColor="text1" w:themeTint="BF"/>
        </w:rPr>
        <w:t xml:space="preserve"> excel in recall (99%), so these might be more suited for the case of heart disease classification to minimize false negatives. Feature selection slightly improved efficiency but did not outperform the baseline.</w:t>
      </w:r>
    </w:p>
    <w:p w:rsidR="00A25DB0" w:rsidP="17A179C2" w:rsidRDefault="00A25DB0" w14:paraId="31C5BF7B" w14:textId="77777777">
      <w:pPr>
        <w:pStyle w:val="Heading1"/>
        <w:rPr>
          <w:rFonts w:ascii="Times New Roman" w:hAnsi="Times New Roman" w:eastAsia="Arial" w:cs="Times New Roman"/>
          <w:sz w:val="24"/>
          <w:szCs w:val="24"/>
        </w:rPr>
      </w:pPr>
    </w:p>
    <w:p w:rsidR="77A09D03" w:rsidP="17A179C2" w:rsidRDefault="77A09D03" w14:paraId="7571414B" w14:textId="237F65B0" w14:noSpellErr="1">
      <w:pPr>
        <w:pStyle w:val="Heading1"/>
        <w:rPr>
          <w:rFonts w:ascii="Times New Roman" w:hAnsi="Times New Roman" w:eastAsia="Arial" w:cs="Times New Roman"/>
          <w:sz w:val="24"/>
          <w:szCs w:val="24"/>
        </w:rPr>
      </w:pPr>
      <w:bookmarkStart w:name="_Toc568212545" w:id="750061312"/>
      <w:r w:rsidRPr="2F9D4C03" w:rsidR="77A09D03">
        <w:rPr>
          <w:rFonts w:ascii="Times New Roman" w:hAnsi="Times New Roman" w:eastAsia="Arial" w:cs="Times New Roman"/>
          <w:sz w:val="24"/>
          <w:szCs w:val="24"/>
        </w:rPr>
        <w:t>4.</w:t>
      </w:r>
      <w:r w:rsidRPr="2F9D4C03" w:rsidR="77A09D03">
        <w:rPr>
          <w:rFonts w:ascii="Times New Roman" w:hAnsi="Times New Roman" w:eastAsia="Arial" w:cs="Times New Roman"/>
          <w:sz w:val="24"/>
          <w:szCs w:val="24"/>
        </w:rPr>
        <w:t>2</w:t>
      </w:r>
      <w:r w:rsidRPr="2F9D4C03" w:rsidR="77A09D03">
        <w:rPr>
          <w:rFonts w:ascii="Times New Roman" w:hAnsi="Times New Roman" w:eastAsia="Arial" w:cs="Times New Roman"/>
          <w:sz w:val="24"/>
          <w:szCs w:val="24"/>
        </w:rPr>
        <w:t xml:space="preserve"> Decision Tree</w:t>
      </w:r>
      <w:bookmarkEnd w:id="750061312"/>
    </w:p>
    <w:p w:rsidRPr="00841D44" w:rsidR="628009DB" w:rsidP="21350CBB" w:rsidRDefault="628009DB" w14:paraId="4692B796" w14:textId="592182B1" w14:noSpellErr="1">
      <w:pPr>
        <w:pStyle w:val="Heading3"/>
        <w:rPr>
          <w:rFonts w:ascii="Times New Roman" w:hAnsi="Times New Roman" w:eastAsia="Arial" w:cs="Times New Roman"/>
          <w:sz w:val="24"/>
          <w:szCs w:val="24"/>
        </w:rPr>
      </w:pPr>
      <w:bookmarkStart w:name="_Toc718828607" w:id="2116223264"/>
      <w:r w:rsidRPr="2F9D4C03" w:rsidR="628009DB">
        <w:rPr>
          <w:rFonts w:ascii="Times New Roman" w:hAnsi="Times New Roman" w:eastAsia="Arial" w:cs="Times New Roman"/>
          <w:sz w:val="24"/>
          <w:szCs w:val="24"/>
        </w:rPr>
        <w:t>Introduction</w:t>
      </w:r>
      <w:bookmarkEnd w:id="2116223264"/>
    </w:p>
    <w:p w:rsidRPr="00841D44" w:rsidR="628009DB" w:rsidP="21350CBB" w:rsidRDefault="628009DB" w14:paraId="2E8548DE" w14:textId="30DFDC79">
      <w:pPr>
        <w:rPr>
          <w:rFonts w:ascii="Times New Roman" w:hAnsi="Times New Roman" w:eastAsia="Arial" w:cs="Times New Roman"/>
        </w:rPr>
      </w:pPr>
      <w:r w:rsidRPr="00841D44">
        <w:rPr>
          <w:rFonts w:ascii="Times New Roman" w:hAnsi="Times New Roman" w:eastAsia="Arial" w:cs="Times New Roman"/>
        </w:rPr>
        <w:t>In this section different models of decision tree with varying configurations, baseline model, model with hyperparameter tuning</w:t>
      </w:r>
      <w:r w:rsidRPr="00841D44" w:rsidR="5FD16DB6">
        <w:rPr>
          <w:rFonts w:ascii="Times New Roman" w:hAnsi="Times New Roman" w:eastAsia="Arial" w:cs="Times New Roman"/>
        </w:rPr>
        <w:t xml:space="preserve"> and models with feature selection are evaluated. The objective is to determine the most balanced model that provides both high accuracy and generalizability. </w:t>
      </w:r>
    </w:p>
    <w:p w:rsidRPr="00841D44" w:rsidR="6E5A7CAB" w:rsidP="21350CBB" w:rsidRDefault="6E5A7CAB" w14:paraId="7917A52A" w14:textId="29443C95" w14:noSpellErr="1">
      <w:pPr>
        <w:pStyle w:val="Heading3"/>
        <w:rPr>
          <w:rFonts w:ascii="Times New Roman" w:hAnsi="Times New Roman" w:eastAsia="Arial" w:cs="Times New Roman"/>
          <w:sz w:val="24"/>
          <w:szCs w:val="24"/>
        </w:rPr>
      </w:pPr>
      <w:bookmarkStart w:name="_Toc405871478" w:id="991715352"/>
      <w:r w:rsidRPr="2F9D4C03" w:rsidR="6E5A7CAB">
        <w:rPr>
          <w:rFonts w:ascii="Times New Roman" w:hAnsi="Times New Roman" w:eastAsia="Arial" w:cs="Times New Roman"/>
          <w:sz w:val="24"/>
          <w:szCs w:val="24"/>
        </w:rPr>
        <w:t>Observations and Analysis</w:t>
      </w:r>
      <w:bookmarkEnd w:id="991715352"/>
    </w:p>
    <w:tbl>
      <w:tblPr>
        <w:tblW w:w="0" w:type="auto"/>
        <w:tblLayout w:type="fixed"/>
        <w:tblLook w:val="06A0" w:firstRow="1" w:lastRow="0" w:firstColumn="1" w:lastColumn="0" w:noHBand="1" w:noVBand="1"/>
      </w:tblPr>
      <w:tblGrid>
        <w:gridCol w:w="2414"/>
        <w:gridCol w:w="1581"/>
        <w:gridCol w:w="1581"/>
        <w:gridCol w:w="1269"/>
        <w:gridCol w:w="1360"/>
        <w:gridCol w:w="1156"/>
      </w:tblGrid>
      <w:tr w:rsidRPr="00841D44" w:rsidR="21350CBB" w:rsidTr="21350CBB" w14:paraId="73F62CE1" w14:textId="77777777">
        <w:trPr>
          <w:trHeight w:val="405"/>
        </w:trPr>
        <w:tc>
          <w:tcPr>
            <w:tcW w:w="241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E2CE"/>
            <w:tcMar>
              <w:top w:w="150" w:type="dxa"/>
              <w:left w:w="150" w:type="dxa"/>
              <w:bottom w:w="150" w:type="dxa"/>
              <w:right w:w="150" w:type="dxa"/>
            </w:tcMar>
          </w:tcPr>
          <w:p w:rsidRPr="00841D44" w:rsidR="21350CBB" w:rsidP="21350CBB" w:rsidRDefault="21350CBB" w14:paraId="206B7603" w14:textId="01686A69">
            <w:pPr>
              <w:rPr>
                <w:rFonts w:ascii="Times New Roman" w:hAnsi="Times New Roman" w:eastAsia="Arial" w:cs="Times New Roman"/>
              </w:rPr>
            </w:pPr>
            <w:r w:rsidRPr="00841D44">
              <w:rPr>
                <w:rFonts w:ascii="Times New Roman" w:hAnsi="Times New Roman" w:eastAsia="Arial" w:cs="Times New Roman"/>
              </w:rPr>
              <w:t>Model</w:t>
            </w: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E2CE"/>
            <w:tcMar>
              <w:top w:w="150" w:type="dxa"/>
              <w:left w:w="150" w:type="dxa"/>
              <w:bottom w:w="150" w:type="dxa"/>
              <w:right w:w="150" w:type="dxa"/>
            </w:tcMar>
          </w:tcPr>
          <w:p w:rsidRPr="00841D44" w:rsidR="21350CBB" w:rsidP="21350CBB" w:rsidRDefault="21350CBB" w14:paraId="34641B04" w14:textId="08FE13D9">
            <w:pPr>
              <w:rPr>
                <w:rFonts w:ascii="Times New Roman" w:hAnsi="Times New Roman" w:eastAsia="Arial" w:cs="Times New Roman"/>
              </w:rPr>
            </w:pPr>
            <w:r w:rsidRPr="00841D44">
              <w:rPr>
                <w:rFonts w:ascii="Times New Roman" w:hAnsi="Times New Roman" w:eastAsia="Arial" w:cs="Times New Roman"/>
              </w:rPr>
              <w:t>Accuracy</w:t>
            </w: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E2CE"/>
            <w:tcMar>
              <w:top w:w="150" w:type="dxa"/>
              <w:left w:w="150" w:type="dxa"/>
              <w:bottom w:w="150" w:type="dxa"/>
              <w:right w:w="150" w:type="dxa"/>
            </w:tcMar>
          </w:tcPr>
          <w:p w:rsidRPr="00841D44" w:rsidR="21350CBB" w:rsidP="21350CBB" w:rsidRDefault="21350CBB" w14:paraId="3639BDE9" w14:textId="54603B4F">
            <w:pPr>
              <w:rPr>
                <w:rFonts w:ascii="Times New Roman" w:hAnsi="Times New Roman" w:eastAsia="Arial" w:cs="Times New Roman"/>
              </w:rPr>
            </w:pPr>
            <w:r w:rsidRPr="00841D44">
              <w:rPr>
                <w:rFonts w:ascii="Times New Roman" w:hAnsi="Times New Roman" w:eastAsia="Arial" w:cs="Times New Roman"/>
              </w:rPr>
              <w:t>Precision</w:t>
            </w:r>
          </w:p>
        </w:tc>
        <w:tc>
          <w:tcPr>
            <w:tcW w:w="126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E2CE"/>
            <w:tcMar>
              <w:top w:w="150" w:type="dxa"/>
              <w:left w:w="150" w:type="dxa"/>
              <w:bottom w:w="150" w:type="dxa"/>
              <w:right w:w="150" w:type="dxa"/>
            </w:tcMar>
          </w:tcPr>
          <w:p w:rsidRPr="00841D44" w:rsidR="21350CBB" w:rsidP="21350CBB" w:rsidRDefault="21350CBB" w14:paraId="5185CB1E" w14:textId="5B31947D">
            <w:pPr>
              <w:rPr>
                <w:rFonts w:ascii="Times New Roman" w:hAnsi="Times New Roman" w:eastAsia="Arial" w:cs="Times New Roman"/>
              </w:rPr>
            </w:pPr>
            <w:r w:rsidRPr="00841D44">
              <w:rPr>
                <w:rFonts w:ascii="Times New Roman" w:hAnsi="Times New Roman" w:eastAsia="Arial" w:cs="Times New Roman"/>
              </w:rPr>
              <w:t>Recall</w:t>
            </w:r>
          </w:p>
        </w:tc>
        <w:tc>
          <w:tcPr>
            <w:tcW w:w="13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E2CE"/>
            <w:tcMar>
              <w:top w:w="150" w:type="dxa"/>
              <w:left w:w="150" w:type="dxa"/>
              <w:bottom w:w="150" w:type="dxa"/>
              <w:right w:w="150" w:type="dxa"/>
            </w:tcMar>
          </w:tcPr>
          <w:p w:rsidRPr="00841D44" w:rsidR="21350CBB" w:rsidP="21350CBB" w:rsidRDefault="21350CBB" w14:paraId="2B6DF75F" w14:textId="47B60CC6">
            <w:pPr>
              <w:rPr>
                <w:rFonts w:ascii="Times New Roman" w:hAnsi="Times New Roman" w:eastAsia="Arial" w:cs="Times New Roman"/>
              </w:rPr>
            </w:pPr>
            <w:r w:rsidRPr="00841D44">
              <w:rPr>
                <w:rFonts w:ascii="Times New Roman" w:hAnsi="Times New Roman" w:eastAsia="Arial" w:cs="Times New Roman"/>
              </w:rPr>
              <w:t>F1-Score</w:t>
            </w:r>
          </w:p>
        </w:tc>
        <w:tc>
          <w:tcPr>
            <w:tcW w:w="1156"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4E2CE"/>
            <w:tcMar>
              <w:top w:w="150" w:type="dxa"/>
              <w:left w:w="150" w:type="dxa"/>
              <w:bottom w:w="150" w:type="dxa"/>
              <w:right w:w="150" w:type="dxa"/>
            </w:tcMar>
          </w:tcPr>
          <w:p w:rsidRPr="00841D44" w:rsidR="21350CBB" w:rsidP="21350CBB" w:rsidRDefault="21350CBB" w14:paraId="1EC09CE2" w14:textId="641BBE4C">
            <w:pPr>
              <w:rPr>
                <w:rFonts w:ascii="Times New Roman" w:hAnsi="Times New Roman" w:eastAsia="Arial" w:cs="Times New Roman"/>
              </w:rPr>
            </w:pPr>
            <w:r w:rsidRPr="00841D44">
              <w:rPr>
                <w:rFonts w:ascii="Times New Roman" w:hAnsi="Times New Roman" w:eastAsia="Arial" w:cs="Times New Roman"/>
              </w:rPr>
              <w:t>Class</w:t>
            </w:r>
          </w:p>
        </w:tc>
      </w:tr>
      <w:tr w:rsidRPr="00841D44" w:rsidR="21350CBB" w:rsidTr="21350CBB" w14:paraId="14FD6B82" w14:textId="77777777">
        <w:trPr>
          <w:trHeight w:val="675"/>
        </w:trPr>
        <w:tc>
          <w:tcPr>
            <w:tcW w:w="24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3D889665" w14:textId="734D457A">
            <w:pPr>
              <w:rPr>
                <w:rFonts w:ascii="Times New Roman" w:hAnsi="Times New Roman" w:eastAsia="Arial" w:cs="Times New Roman"/>
              </w:rPr>
            </w:pPr>
            <w:r w:rsidRPr="00841D44">
              <w:rPr>
                <w:rFonts w:ascii="Times New Roman" w:hAnsi="Times New Roman" w:eastAsia="Arial" w:cs="Times New Roman"/>
              </w:rPr>
              <w:t>Baseline</w:t>
            </w:r>
          </w:p>
          <w:p w:rsidRPr="00841D44" w:rsidR="6F380E96" w:rsidP="21350CBB" w:rsidRDefault="6F380E96" w14:paraId="4F9D0216" w14:textId="7E9CAD71">
            <w:pPr>
              <w:rPr>
                <w:rFonts w:ascii="Times New Roman" w:hAnsi="Times New Roman" w:eastAsia="Arial" w:cs="Times New Roman"/>
              </w:rPr>
            </w:pPr>
            <w:r w:rsidRPr="00841D44">
              <w:rPr>
                <w:rFonts w:ascii="Times New Roman" w:hAnsi="Times New Roman" w:eastAsia="Arial" w:cs="Times New Roman"/>
              </w:rPr>
              <w:t>(No FS, No GS)</w:t>
            </w: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0E214D34" w14:textId="4C39C770">
            <w:pPr>
              <w:rPr>
                <w:rFonts w:ascii="Times New Roman" w:hAnsi="Times New Roman" w:eastAsia="Arial" w:cs="Times New Roman"/>
              </w:rPr>
            </w:pPr>
            <w:r w:rsidRPr="00841D44">
              <w:rPr>
                <w:rFonts w:ascii="Times New Roman" w:hAnsi="Times New Roman" w:eastAsia="Arial" w:cs="Times New Roman"/>
              </w:rPr>
              <w:t>0.9896</w:t>
            </w:r>
          </w:p>
          <w:p w:rsidRPr="00841D44" w:rsidR="21350CBB" w:rsidP="21350CBB" w:rsidRDefault="21350CBB" w14:paraId="7C0B3315" w14:textId="1C1D61AD">
            <w:pPr>
              <w:rPr>
                <w:rFonts w:ascii="Times New Roman" w:hAnsi="Times New Roman" w:eastAsia="Arial" w:cs="Times New Roman"/>
              </w:rPr>
            </w:pP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73DF83DB" w14:textId="00E9E8D4">
            <w:pPr>
              <w:rPr>
                <w:rFonts w:ascii="Times New Roman" w:hAnsi="Times New Roman" w:eastAsia="Arial" w:cs="Times New Roman"/>
              </w:rPr>
            </w:pPr>
            <w:r w:rsidRPr="00841D44">
              <w:rPr>
                <w:rFonts w:ascii="Times New Roman" w:hAnsi="Times New Roman" w:eastAsia="Arial" w:cs="Times New Roman"/>
              </w:rPr>
              <w:t>0.98</w:t>
            </w:r>
          </w:p>
          <w:p w:rsidRPr="00841D44" w:rsidR="21350CBB" w:rsidP="21350CBB" w:rsidRDefault="21350CBB" w14:paraId="799DCBB8" w14:textId="42632787">
            <w:pPr>
              <w:rPr>
                <w:rFonts w:ascii="Times New Roman" w:hAnsi="Times New Roman" w:eastAsia="Arial" w:cs="Times New Roman"/>
              </w:rPr>
            </w:pPr>
            <w:r w:rsidRPr="00841D44">
              <w:rPr>
                <w:rFonts w:ascii="Times New Roman" w:hAnsi="Times New Roman" w:eastAsia="Arial" w:cs="Times New Roman"/>
              </w:rPr>
              <w:t xml:space="preserve">1.00      </w:t>
            </w:r>
          </w:p>
        </w:tc>
        <w:tc>
          <w:tcPr>
            <w:tcW w:w="126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66E3E44C" w14:textId="05CBC7D0">
            <w:pPr>
              <w:rPr>
                <w:rFonts w:ascii="Times New Roman" w:hAnsi="Times New Roman" w:eastAsia="Arial" w:cs="Times New Roman"/>
              </w:rPr>
            </w:pPr>
            <w:r w:rsidRPr="00841D44">
              <w:rPr>
                <w:rFonts w:ascii="Times New Roman" w:hAnsi="Times New Roman" w:eastAsia="Arial" w:cs="Times New Roman"/>
              </w:rPr>
              <w:t>1.00</w:t>
            </w:r>
          </w:p>
          <w:p w:rsidRPr="00841D44" w:rsidR="21350CBB" w:rsidP="21350CBB" w:rsidRDefault="21350CBB" w14:paraId="4029EF6D" w14:textId="4E5CA817">
            <w:pPr>
              <w:rPr>
                <w:rFonts w:ascii="Times New Roman" w:hAnsi="Times New Roman" w:eastAsia="Arial" w:cs="Times New Roman"/>
              </w:rPr>
            </w:pPr>
            <w:r w:rsidRPr="00841D44">
              <w:rPr>
                <w:rFonts w:ascii="Times New Roman" w:hAnsi="Times New Roman" w:eastAsia="Arial" w:cs="Times New Roman"/>
              </w:rPr>
              <w:t xml:space="preserve">0.98    </w:t>
            </w:r>
          </w:p>
        </w:tc>
        <w:tc>
          <w:tcPr>
            <w:tcW w:w="1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690A8447" w14:textId="0CF58F9B">
            <w:pPr>
              <w:rPr>
                <w:rFonts w:ascii="Times New Roman" w:hAnsi="Times New Roman" w:eastAsia="Arial" w:cs="Times New Roman"/>
              </w:rPr>
            </w:pPr>
            <w:r w:rsidRPr="00841D44">
              <w:rPr>
                <w:rFonts w:ascii="Times New Roman" w:hAnsi="Times New Roman" w:eastAsia="Arial" w:cs="Times New Roman"/>
              </w:rPr>
              <w:t>0.99</w:t>
            </w:r>
          </w:p>
          <w:p w:rsidRPr="00841D44" w:rsidR="21350CBB" w:rsidP="21350CBB" w:rsidRDefault="21350CBB" w14:paraId="52F1DAFF" w14:textId="27984D01">
            <w:pPr>
              <w:rPr>
                <w:rFonts w:ascii="Times New Roman" w:hAnsi="Times New Roman" w:eastAsia="Arial" w:cs="Times New Roman"/>
              </w:rPr>
            </w:pPr>
            <w:r w:rsidRPr="00841D44">
              <w:rPr>
                <w:rFonts w:ascii="Times New Roman" w:hAnsi="Times New Roman" w:eastAsia="Arial" w:cs="Times New Roman"/>
              </w:rPr>
              <w:t>0.99</w:t>
            </w:r>
          </w:p>
        </w:tc>
        <w:tc>
          <w:tcPr>
            <w:tcW w:w="11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2A2DC960" w14:textId="492AB5A2">
            <w:pPr>
              <w:rPr>
                <w:rFonts w:ascii="Times New Roman" w:hAnsi="Times New Roman" w:eastAsia="Arial" w:cs="Times New Roman"/>
              </w:rPr>
            </w:pPr>
            <w:r w:rsidRPr="00841D44">
              <w:rPr>
                <w:rFonts w:ascii="Times New Roman" w:hAnsi="Times New Roman" w:eastAsia="Arial" w:cs="Times New Roman"/>
              </w:rPr>
              <w:t>0</w:t>
            </w:r>
          </w:p>
          <w:p w:rsidRPr="00841D44" w:rsidR="21350CBB" w:rsidP="21350CBB" w:rsidRDefault="21350CBB" w14:paraId="72D8262C" w14:textId="04D8D857">
            <w:pPr>
              <w:rPr>
                <w:rFonts w:ascii="Times New Roman" w:hAnsi="Times New Roman" w:eastAsia="Arial" w:cs="Times New Roman"/>
              </w:rPr>
            </w:pPr>
            <w:r w:rsidRPr="00841D44">
              <w:rPr>
                <w:rFonts w:ascii="Times New Roman" w:hAnsi="Times New Roman" w:eastAsia="Arial" w:cs="Times New Roman"/>
              </w:rPr>
              <w:t>1</w:t>
            </w:r>
          </w:p>
        </w:tc>
      </w:tr>
      <w:tr w:rsidRPr="00841D44" w:rsidR="21350CBB" w:rsidTr="21350CBB" w14:paraId="52C0AE6B" w14:textId="77777777">
        <w:trPr>
          <w:trHeight w:val="660"/>
        </w:trPr>
        <w:tc>
          <w:tcPr>
            <w:tcW w:w="24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3F10DB6C" w14:textId="07D8C5D0">
            <w:pPr>
              <w:rPr>
                <w:rFonts w:ascii="Times New Roman" w:hAnsi="Times New Roman" w:eastAsia="Arial" w:cs="Times New Roman"/>
              </w:rPr>
            </w:pPr>
            <w:r w:rsidRPr="00841D44">
              <w:rPr>
                <w:rFonts w:ascii="Times New Roman" w:hAnsi="Times New Roman" w:eastAsia="Arial" w:cs="Times New Roman"/>
              </w:rPr>
              <w:t>Tuned</w:t>
            </w:r>
          </w:p>
          <w:p w:rsidRPr="00841D44" w:rsidR="4DB67DD0" w:rsidP="21350CBB" w:rsidRDefault="4DB67DD0" w14:paraId="0B9E4975" w14:textId="37E139C6">
            <w:pPr>
              <w:rPr>
                <w:rFonts w:ascii="Times New Roman" w:hAnsi="Times New Roman" w:eastAsia="Arial" w:cs="Times New Roman"/>
              </w:rPr>
            </w:pPr>
            <w:r w:rsidRPr="00841D44">
              <w:rPr>
                <w:rFonts w:ascii="Times New Roman" w:hAnsi="Times New Roman" w:eastAsia="Arial" w:cs="Times New Roman"/>
              </w:rPr>
              <w:t xml:space="preserve">(With </w:t>
            </w:r>
            <w:proofErr w:type="spellStart"/>
            <w:r w:rsidRPr="00841D44">
              <w:rPr>
                <w:rFonts w:ascii="Times New Roman" w:hAnsi="Times New Roman" w:eastAsia="Arial" w:cs="Times New Roman"/>
              </w:rPr>
              <w:t>GridSearch</w:t>
            </w:r>
            <w:proofErr w:type="spellEnd"/>
            <w:r w:rsidRPr="00841D44">
              <w:rPr>
                <w:rFonts w:ascii="Times New Roman" w:hAnsi="Times New Roman" w:eastAsia="Arial" w:cs="Times New Roman"/>
              </w:rPr>
              <w:t>)</w:t>
            </w: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3CD15997" w14:textId="41AD8304">
            <w:pPr>
              <w:rPr>
                <w:rFonts w:ascii="Times New Roman" w:hAnsi="Times New Roman" w:eastAsia="Arial" w:cs="Times New Roman"/>
              </w:rPr>
            </w:pPr>
            <w:r w:rsidRPr="00841D44">
              <w:rPr>
                <w:rFonts w:ascii="Times New Roman" w:hAnsi="Times New Roman" w:eastAsia="Arial" w:cs="Times New Roman"/>
              </w:rPr>
              <w:t>0.86</w:t>
            </w:r>
          </w:p>
          <w:p w:rsidRPr="00841D44" w:rsidR="21350CBB" w:rsidP="21350CBB" w:rsidRDefault="21350CBB" w14:paraId="44E055B2" w14:textId="12DB9A42">
            <w:pPr>
              <w:rPr>
                <w:rFonts w:ascii="Times New Roman" w:hAnsi="Times New Roman" w:eastAsia="Arial" w:cs="Times New Roman"/>
              </w:rPr>
            </w:pP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694C1A0E" w14:textId="7CD2BFCB">
            <w:pPr>
              <w:rPr>
                <w:rFonts w:ascii="Times New Roman" w:hAnsi="Times New Roman" w:eastAsia="Arial" w:cs="Times New Roman"/>
              </w:rPr>
            </w:pPr>
            <w:r w:rsidRPr="00841D44">
              <w:rPr>
                <w:rFonts w:ascii="Times New Roman" w:hAnsi="Times New Roman" w:eastAsia="Arial" w:cs="Times New Roman"/>
              </w:rPr>
              <w:t>0.82</w:t>
            </w:r>
          </w:p>
          <w:p w:rsidRPr="00841D44" w:rsidR="21350CBB" w:rsidP="21350CBB" w:rsidRDefault="21350CBB" w14:paraId="50BB7405" w14:textId="370D1938">
            <w:pPr>
              <w:rPr>
                <w:rFonts w:ascii="Times New Roman" w:hAnsi="Times New Roman" w:eastAsia="Arial" w:cs="Times New Roman"/>
              </w:rPr>
            </w:pPr>
            <w:r w:rsidRPr="00841D44">
              <w:rPr>
                <w:rFonts w:ascii="Times New Roman" w:hAnsi="Times New Roman" w:eastAsia="Arial" w:cs="Times New Roman"/>
              </w:rPr>
              <w:t xml:space="preserve">0.92     </w:t>
            </w:r>
          </w:p>
        </w:tc>
        <w:tc>
          <w:tcPr>
            <w:tcW w:w="126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283DACDE" w14:textId="6129CF84">
            <w:pPr>
              <w:rPr>
                <w:rFonts w:ascii="Times New Roman" w:hAnsi="Times New Roman" w:eastAsia="Arial" w:cs="Times New Roman"/>
              </w:rPr>
            </w:pPr>
            <w:r w:rsidRPr="00841D44">
              <w:rPr>
                <w:rFonts w:ascii="Times New Roman" w:hAnsi="Times New Roman" w:eastAsia="Arial" w:cs="Times New Roman"/>
              </w:rPr>
              <w:t>0.93</w:t>
            </w:r>
          </w:p>
          <w:p w:rsidRPr="00841D44" w:rsidR="21350CBB" w:rsidP="21350CBB" w:rsidRDefault="21350CBB" w14:paraId="113ACE31" w14:textId="0702A045">
            <w:pPr>
              <w:rPr>
                <w:rFonts w:ascii="Times New Roman" w:hAnsi="Times New Roman" w:eastAsia="Arial" w:cs="Times New Roman"/>
              </w:rPr>
            </w:pPr>
            <w:r w:rsidRPr="00841D44">
              <w:rPr>
                <w:rFonts w:ascii="Times New Roman" w:hAnsi="Times New Roman" w:eastAsia="Arial" w:cs="Times New Roman"/>
              </w:rPr>
              <w:t xml:space="preserve">0.79   </w:t>
            </w:r>
          </w:p>
        </w:tc>
        <w:tc>
          <w:tcPr>
            <w:tcW w:w="1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2FCB9F6F" w14:textId="15052198">
            <w:pPr>
              <w:rPr>
                <w:rFonts w:ascii="Times New Roman" w:hAnsi="Times New Roman" w:eastAsia="Arial" w:cs="Times New Roman"/>
              </w:rPr>
            </w:pPr>
            <w:r w:rsidRPr="00841D44">
              <w:rPr>
                <w:rFonts w:ascii="Times New Roman" w:hAnsi="Times New Roman" w:eastAsia="Arial" w:cs="Times New Roman"/>
              </w:rPr>
              <w:t>0.87</w:t>
            </w:r>
          </w:p>
          <w:p w:rsidRPr="00841D44" w:rsidR="21350CBB" w:rsidP="21350CBB" w:rsidRDefault="21350CBB" w14:paraId="45CBF029" w14:textId="261F791A">
            <w:pPr>
              <w:rPr>
                <w:rFonts w:ascii="Times New Roman" w:hAnsi="Times New Roman" w:eastAsia="Arial" w:cs="Times New Roman"/>
              </w:rPr>
            </w:pPr>
            <w:r w:rsidRPr="00841D44">
              <w:rPr>
                <w:rFonts w:ascii="Times New Roman" w:hAnsi="Times New Roman" w:eastAsia="Arial" w:cs="Times New Roman"/>
              </w:rPr>
              <w:t>0.85</w:t>
            </w:r>
          </w:p>
        </w:tc>
        <w:tc>
          <w:tcPr>
            <w:tcW w:w="11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54BF971D" w14:textId="12794969">
            <w:pPr>
              <w:rPr>
                <w:rFonts w:ascii="Times New Roman" w:hAnsi="Times New Roman" w:eastAsia="Arial" w:cs="Times New Roman"/>
              </w:rPr>
            </w:pPr>
            <w:r w:rsidRPr="00841D44">
              <w:rPr>
                <w:rFonts w:ascii="Times New Roman" w:hAnsi="Times New Roman" w:eastAsia="Arial" w:cs="Times New Roman"/>
              </w:rPr>
              <w:t>0</w:t>
            </w:r>
          </w:p>
          <w:p w:rsidRPr="00841D44" w:rsidR="21350CBB" w:rsidP="21350CBB" w:rsidRDefault="21350CBB" w14:paraId="37D24CEA" w14:textId="69AABD3F">
            <w:pPr>
              <w:rPr>
                <w:rFonts w:ascii="Times New Roman" w:hAnsi="Times New Roman" w:eastAsia="Arial" w:cs="Times New Roman"/>
              </w:rPr>
            </w:pPr>
            <w:r w:rsidRPr="00841D44">
              <w:rPr>
                <w:rFonts w:ascii="Times New Roman" w:hAnsi="Times New Roman" w:eastAsia="Arial" w:cs="Times New Roman"/>
              </w:rPr>
              <w:t>1</w:t>
            </w:r>
          </w:p>
        </w:tc>
      </w:tr>
      <w:tr w:rsidRPr="00841D44" w:rsidR="21350CBB" w:rsidTr="21350CBB" w14:paraId="5D3A9C36" w14:textId="77777777">
        <w:trPr>
          <w:trHeight w:val="765"/>
        </w:trPr>
        <w:tc>
          <w:tcPr>
            <w:tcW w:w="24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240B42D0" w14:textId="220FEBB2">
            <w:pPr>
              <w:rPr>
                <w:rFonts w:ascii="Times New Roman" w:hAnsi="Times New Roman" w:eastAsia="Arial" w:cs="Times New Roman"/>
              </w:rPr>
            </w:pPr>
            <w:r w:rsidRPr="00841D44">
              <w:rPr>
                <w:rFonts w:ascii="Times New Roman" w:hAnsi="Times New Roman" w:eastAsia="Arial" w:cs="Times New Roman"/>
              </w:rPr>
              <w:t>Feature-selected</w:t>
            </w:r>
            <w:r w:rsidRPr="00841D44">
              <w:rPr>
                <w:rFonts w:ascii="Times New Roman" w:hAnsi="Times New Roman" w:cs="Times New Roman"/>
              </w:rPr>
              <w:br/>
            </w:r>
            <w:r w:rsidRPr="00841D44" w:rsidR="2544E4F2">
              <w:rPr>
                <w:rFonts w:ascii="Times New Roman" w:hAnsi="Times New Roman" w:eastAsia="Arial" w:cs="Times New Roman"/>
              </w:rPr>
              <w:t xml:space="preserve">(No </w:t>
            </w:r>
            <w:proofErr w:type="spellStart"/>
            <w:r w:rsidRPr="00841D44" w:rsidR="2544E4F2">
              <w:rPr>
                <w:rFonts w:ascii="Times New Roman" w:hAnsi="Times New Roman" w:eastAsia="Arial" w:cs="Times New Roman"/>
              </w:rPr>
              <w:t>GridSearch</w:t>
            </w:r>
            <w:proofErr w:type="spellEnd"/>
            <w:r w:rsidRPr="00841D44" w:rsidR="2544E4F2">
              <w:rPr>
                <w:rFonts w:ascii="Times New Roman" w:hAnsi="Times New Roman" w:eastAsia="Arial" w:cs="Times New Roman"/>
              </w:rPr>
              <w:t>)</w:t>
            </w: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171B76E4" w14:textId="001DA975">
            <w:pPr>
              <w:rPr>
                <w:rFonts w:ascii="Times New Roman" w:hAnsi="Times New Roman" w:eastAsia="Arial" w:cs="Times New Roman"/>
              </w:rPr>
            </w:pPr>
            <w:r w:rsidRPr="00841D44">
              <w:rPr>
                <w:rFonts w:ascii="Times New Roman" w:hAnsi="Times New Roman" w:eastAsia="Arial" w:cs="Times New Roman"/>
              </w:rPr>
              <w:t>0.89</w:t>
            </w: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6BE9E104" w14:textId="062B0E61">
            <w:pPr>
              <w:rPr>
                <w:rFonts w:ascii="Times New Roman" w:hAnsi="Times New Roman" w:eastAsia="Arial" w:cs="Times New Roman"/>
              </w:rPr>
            </w:pPr>
            <w:r w:rsidRPr="00841D44">
              <w:rPr>
                <w:rFonts w:ascii="Times New Roman" w:hAnsi="Times New Roman" w:eastAsia="Arial" w:cs="Times New Roman"/>
              </w:rPr>
              <w:t>0.85</w:t>
            </w:r>
          </w:p>
          <w:p w:rsidRPr="00841D44" w:rsidR="21350CBB" w:rsidP="21350CBB" w:rsidRDefault="21350CBB" w14:paraId="1AA5AAFE" w14:textId="77F2F3FA">
            <w:pPr>
              <w:rPr>
                <w:rFonts w:ascii="Times New Roman" w:hAnsi="Times New Roman" w:eastAsia="Arial" w:cs="Times New Roman"/>
              </w:rPr>
            </w:pPr>
            <w:r w:rsidRPr="00841D44">
              <w:rPr>
                <w:rFonts w:ascii="Times New Roman" w:hAnsi="Times New Roman" w:eastAsia="Arial" w:cs="Times New Roman"/>
              </w:rPr>
              <w:t xml:space="preserve">0.93    </w:t>
            </w:r>
          </w:p>
        </w:tc>
        <w:tc>
          <w:tcPr>
            <w:tcW w:w="126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57BE26C2" w14:textId="6B81A913">
            <w:pPr>
              <w:rPr>
                <w:rFonts w:ascii="Times New Roman" w:hAnsi="Times New Roman" w:eastAsia="Arial" w:cs="Times New Roman"/>
              </w:rPr>
            </w:pPr>
            <w:r w:rsidRPr="00841D44">
              <w:rPr>
                <w:rFonts w:ascii="Times New Roman" w:hAnsi="Times New Roman" w:eastAsia="Arial" w:cs="Times New Roman"/>
              </w:rPr>
              <w:t>0.94</w:t>
            </w:r>
          </w:p>
          <w:p w:rsidRPr="00841D44" w:rsidR="21350CBB" w:rsidP="21350CBB" w:rsidRDefault="21350CBB" w14:paraId="36C922CB" w14:textId="5D8D81BC">
            <w:pPr>
              <w:rPr>
                <w:rFonts w:ascii="Times New Roman" w:hAnsi="Times New Roman" w:eastAsia="Arial" w:cs="Times New Roman"/>
              </w:rPr>
            </w:pPr>
            <w:r w:rsidRPr="00841D44">
              <w:rPr>
                <w:rFonts w:ascii="Times New Roman" w:hAnsi="Times New Roman" w:eastAsia="Arial" w:cs="Times New Roman"/>
              </w:rPr>
              <w:t xml:space="preserve">0.84      </w:t>
            </w:r>
          </w:p>
        </w:tc>
        <w:tc>
          <w:tcPr>
            <w:tcW w:w="1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19F0B685" w14:textId="5C981C1B">
            <w:pPr>
              <w:rPr>
                <w:rFonts w:ascii="Times New Roman" w:hAnsi="Times New Roman" w:eastAsia="Arial" w:cs="Times New Roman"/>
              </w:rPr>
            </w:pPr>
            <w:r w:rsidRPr="00841D44">
              <w:rPr>
                <w:rFonts w:ascii="Times New Roman" w:hAnsi="Times New Roman" w:eastAsia="Arial" w:cs="Times New Roman"/>
              </w:rPr>
              <w:t>0.89</w:t>
            </w:r>
          </w:p>
          <w:p w:rsidRPr="00841D44" w:rsidR="21350CBB" w:rsidP="21350CBB" w:rsidRDefault="21350CBB" w14:paraId="40B925FD" w14:textId="7EB16347">
            <w:pPr>
              <w:rPr>
                <w:rFonts w:ascii="Times New Roman" w:hAnsi="Times New Roman" w:eastAsia="Arial" w:cs="Times New Roman"/>
              </w:rPr>
            </w:pPr>
            <w:r w:rsidRPr="00841D44">
              <w:rPr>
                <w:rFonts w:ascii="Times New Roman" w:hAnsi="Times New Roman" w:eastAsia="Arial" w:cs="Times New Roman"/>
              </w:rPr>
              <w:t>0.88</w:t>
            </w:r>
          </w:p>
        </w:tc>
        <w:tc>
          <w:tcPr>
            <w:tcW w:w="11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3F5E434B" w14:textId="535DC26A">
            <w:pPr>
              <w:rPr>
                <w:rFonts w:ascii="Times New Roman" w:hAnsi="Times New Roman" w:eastAsia="Arial" w:cs="Times New Roman"/>
              </w:rPr>
            </w:pPr>
            <w:r w:rsidRPr="00841D44">
              <w:rPr>
                <w:rFonts w:ascii="Times New Roman" w:hAnsi="Times New Roman" w:eastAsia="Arial" w:cs="Times New Roman"/>
              </w:rPr>
              <w:t>0</w:t>
            </w:r>
          </w:p>
          <w:p w:rsidRPr="00841D44" w:rsidR="21350CBB" w:rsidP="21350CBB" w:rsidRDefault="21350CBB" w14:paraId="7162D47A" w14:textId="3A9E9441">
            <w:pPr>
              <w:rPr>
                <w:rFonts w:ascii="Times New Roman" w:hAnsi="Times New Roman" w:eastAsia="Arial" w:cs="Times New Roman"/>
              </w:rPr>
            </w:pPr>
            <w:r w:rsidRPr="00841D44">
              <w:rPr>
                <w:rFonts w:ascii="Times New Roman" w:hAnsi="Times New Roman" w:eastAsia="Arial" w:cs="Times New Roman"/>
              </w:rPr>
              <w:t>1</w:t>
            </w:r>
          </w:p>
        </w:tc>
      </w:tr>
      <w:tr w:rsidRPr="00841D44" w:rsidR="21350CBB" w:rsidTr="21350CBB" w14:paraId="40C42B9E" w14:textId="77777777">
        <w:trPr>
          <w:trHeight w:val="600"/>
        </w:trPr>
        <w:tc>
          <w:tcPr>
            <w:tcW w:w="241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52936599" w14:textId="0F11ECD3">
            <w:pPr>
              <w:rPr>
                <w:rFonts w:ascii="Times New Roman" w:hAnsi="Times New Roman" w:eastAsia="Arial" w:cs="Times New Roman"/>
              </w:rPr>
            </w:pPr>
            <w:r w:rsidRPr="00841D44">
              <w:rPr>
                <w:rFonts w:ascii="Times New Roman" w:hAnsi="Times New Roman" w:eastAsia="Arial" w:cs="Times New Roman"/>
              </w:rPr>
              <w:t>Tuned Feature-</w:t>
            </w:r>
          </w:p>
          <w:p w:rsidRPr="00841D44" w:rsidR="21350CBB" w:rsidP="21350CBB" w:rsidRDefault="21350CBB" w14:paraId="02F50160" w14:textId="04F99C04">
            <w:pPr>
              <w:rPr>
                <w:rFonts w:ascii="Times New Roman" w:hAnsi="Times New Roman" w:eastAsia="Arial" w:cs="Times New Roman"/>
              </w:rPr>
            </w:pPr>
            <w:r w:rsidRPr="00841D44">
              <w:rPr>
                <w:rFonts w:ascii="Times New Roman" w:hAnsi="Times New Roman" w:eastAsia="Arial" w:cs="Times New Roman"/>
              </w:rPr>
              <w:t>Selected</w:t>
            </w:r>
            <w:r w:rsidRPr="00841D44" w:rsidR="23469905">
              <w:rPr>
                <w:rFonts w:ascii="Times New Roman" w:hAnsi="Times New Roman" w:eastAsia="Arial" w:cs="Times New Roman"/>
              </w:rPr>
              <w:t xml:space="preserve"> (Both)</w:t>
            </w: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56B564A8" w14:textId="6C92AE17">
            <w:pPr>
              <w:rPr>
                <w:rFonts w:ascii="Times New Roman" w:hAnsi="Times New Roman" w:eastAsia="Arial" w:cs="Times New Roman"/>
              </w:rPr>
            </w:pPr>
            <w:r w:rsidRPr="00841D44">
              <w:rPr>
                <w:rFonts w:ascii="Times New Roman" w:hAnsi="Times New Roman" w:eastAsia="Arial" w:cs="Times New Roman"/>
              </w:rPr>
              <w:t>0.81</w:t>
            </w:r>
          </w:p>
          <w:p w:rsidRPr="00841D44" w:rsidR="21350CBB" w:rsidP="21350CBB" w:rsidRDefault="21350CBB" w14:paraId="15FA54A8" w14:textId="28A8C871">
            <w:pPr>
              <w:rPr>
                <w:rFonts w:ascii="Times New Roman" w:hAnsi="Times New Roman" w:eastAsia="Arial" w:cs="Times New Roman"/>
              </w:rPr>
            </w:pPr>
          </w:p>
        </w:tc>
        <w:tc>
          <w:tcPr>
            <w:tcW w:w="1581"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43263045" w14:textId="54D97D98">
            <w:pPr>
              <w:rPr>
                <w:rFonts w:ascii="Times New Roman" w:hAnsi="Times New Roman" w:eastAsia="Arial" w:cs="Times New Roman"/>
              </w:rPr>
            </w:pPr>
            <w:r w:rsidRPr="00841D44">
              <w:rPr>
                <w:rFonts w:ascii="Times New Roman" w:hAnsi="Times New Roman" w:eastAsia="Arial" w:cs="Times New Roman"/>
              </w:rPr>
              <w:t>0.84</w:t>
            </w:r>
          </w:p>
          <w:p w:rsidRPr="00841D44" w:rsidR="21350CBB" w:rsidP="21350CBB" w:rsidRDefault="21350CBB" w14:paraId="40EC2D60" w14:textId="4673D523">
            <w:pPr>
              <w:rPr>
                <w:rFonts w:ascii="Times New Roman" w:hAnsi="Times New Roman" w:eastAsia="Arial" w:cs="Times New Roman"/>
              </w:rPr>
            </w:pPr>
            <w:r w:rsidRPr="00841D44">
              <w:rPr>
                <w:rFonts w:ascii="Times New Roman" w:hAnsi="Times New Roman" w:eastAsia="Arial" w:cs="Times New Roman"/>
              </w:rPr>
              <w:t xml:space="preserve">0.79     </w:t>
            </w:r>
          </w:p>
        </w:tc>
        <w:tc>
          <w:tcPr>
            <w:tcW w:w="126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02435333" w14:textId="432B3E68">
            <w:pPr>
              <w:rPr>
                <w:rFonts w:ascii="Times New Roman" w:hAnsi="Times New Roman" w:eastAsia="Arial" w:cs="Times New Roman"/>
              </w:rPr>
            </w:pPr>
            <w:r w:rsidRPr="00841D44">
              <w:rPr>
                <w:rFonts w:ascii="Times New Roman" w:hAnsi="Times New Roman" w:eastAsia="Arial" w:cs="Times New Roman"/>
              </w:rPr>
              <w:t>0.77</w:t>
            </w:r>
          </w:p>
          <w:p w:rsidRPr="00841D44" w:rsidR="21350CBB" w:rsidP="21350CBB" w:rsidRDefault="21350CBB" w14:paraId="6CACE364" w14:textId="1D341805">
            <w:pPr>
              <w:rPr>
                <w:rFonts w:ascii="Times New Roman" w:hAnsi="Times New Roman" w:eastAsia="Arial" w:cs="Times New Roman"/>
              </w:rPr>
            </w:pPr>
            <w:r w:rsidRPr="00841D44">
              <w:rPr>
                <w:rFonts w:ascii="Times New Roman" w:hAnsi="Times New Roman" w:eastAsia="Arial" w:cs="Times New Roman"/>
              </w:rPr>
              <w:t xml:space="preserve">0.86      </w:t>
            </w:r>
          </w:p>
        </w:tc>
        <w:tc>
          <w:tcPr>
            <w:tcW w:w="13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1683BDAE" w14:textId="4E158C2A">
            <w:pPr>
              <w:rPr>
                <w:rFonts w:ascii="Times New Roman" w:hAnsi="Times New Roman" w:eastAsia="Arial" w:cs="Times New Roman"/>
              </w:rPr>
            </w:pPr>
            <w:r w:rsidRPr="00841D44">
              <w:rPr>
                <w:rFonts w:ascii="Times New Roman" w:hAnsi="Times New Roman" w:eastAsia="Arial" w:cs="Times New Roman"/>
              </w:rPr>
              <w:t>0.80</w:t>
            </w:r>
          </w:p>
          <w:p w:rsidRPr="00841D44" w:rsidR="21350CBB" w:rsidP="21350CBB" w:rsidRDefault="21350CBB" w14:paraId="7449A53C" w14:textId="41940644">
            <w:pPr>
              <w:rPr>
                <w:rFonts w:ascii="Times New Roman" w:hAnsi="Times New Roman" w:eastAsia="Arial" w:cs="Times New Roman"/>
              </w:rPr>
            </w:pPr>
            <w:r w:rsidRPr="00841D44">
              <w:rPr>
                <w:rFonts w:ascii="Times New Roman" w:hAnsi="Times New Roman" w:eastAsia="Arial" w:cs="Times New Roman"/>
              </w:rPr>
              <w:t>0.82</w:t>
            </w:r>
          </w:p>
        </w:tc>
        <w:tc>
          <w:tcPr>
            <w:tcW w:w="11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50" w:type="dxa"/>
              <w:left w:w="150" w:type="dxa"/>
              <w:bottom w:w="150" w:type="dxa"/>
              <w:right w:w="150" w:type="dxa"/>
            </w:tcMar>
          </w:tcPr>
          <w:p w:rsidRPr="00841D44" w:rsidR="21350CBB" w:rsidP="21350CBB" w:rsidRDefault="21350CBB" w14:paraId="68FD1350" w14:textId="7FF124A2">
            <w:pPr>
              <w:rPr>
                <w:rFonts w:ascii="Times New Roman" w:hAnsi="Times New Roman" w:eastAsia="Arial" w:cs="Times New Roman"/>
              </w:rPr>
            </w:pPr>
            <w:r w:rsidRPr="00841D44">
              <w:rPr>
                <w:rFonts w:ascii="Times New Roman" w:hAnsi="Times New Roman" w:eastAsia="Arial" w:cs="Times New Roman"/>
              </w:rPr>
              <w:t>0</w:t>
            </w:r>
          </w:p>
          <w:p w:rsidRPr="00841D44" w:rsidR="21350CBB" w:rsidP="21350CBB" w:rsidRDefault="21350CBB" w14:paraId="145CAEB3" w14:textId="2915FFA4">
            <w:pPr>
              <w:rPr>
                <w:rFonts w:ascii="Times New Roman" w:hAnsi="Times New Roman" w:eastAsia="Arial" w:cs="Times New Roman"/>
              </w:rPr>
            </w:pPr>
            <w:r w:rsidRPr="00841D44">
              <w:rPr>
                <w:rFonts w:ascii="Times New Roman" w:hAnsi="Times New Roman" w:eastAsia="Arial" w:cs="Times New Roman"/>
              </w:rPr>
              <w:t>1</w:t>
            </w:r>
          </w:p>
        </w:tc>
      </w:tr>
    </w:tbl>
    <w:p w:rsidRPr="00841D44" w:rsidR="1AE86E0C" w:rsidP="21350CBB" w:rsidRDefault="1AE86E0C" w14:paraId="1CAA4770" w14:textId="3F37FBF7">
      <w:pPr>
        <w:rPr>
          <w:rFonts w:ascii="Times New Roman" w:hAnsi="Times New Roman" w:eastAsia="Arial" w:cs="Times New Roman"/>
        </w:rPr>
      </w:pPr>
      <w:r w:rsidRPr="00841D44">
        <w:rPr>
          <w:rFonts w:ascii="Times New Roman" w:hAnsi="Times New Roman" w:cs="Times New Roman"/>
        </w:rPr>
        <w:t xml:space="preserve">0 --&gt; No </w:t>
      </w:r>
      <w:r w:rsidRPr="00841D44" w:rsidR="5BFE8722">
        <w:rPr>
          <w:rFonts w:ascii="Times New Roman" w:hAnsi="Times New Roman" w:cs="Times New Roman"/>
        </w:rPr>
        <w:t xml:space="preserve">Disease | </w:t>
      </w:r>
      <w:r w:rsidRPr="00841D44">
        <w:rPr>
          <w:rFonts w:ascii="Times New Roman" w:hAnsi="Times New Roman" w:cs="Times New Roman"/>
        </w:rPr>
        <w:t>1</w:t>
      </w:r>
      <w:r w:rsidRPr="00841D44" w:rsidR="193EA312">
        <w:rPr>
          <w:rFonts w:ascii="Times New Roman" w:hAnsi="Times New Roman" w:cs="Times New Roman"/>
        </w:rPr>
        <w:t xml:space="preserve"> </w:t>
      </w:r>
      <w:r w:rsidRPr="00841D44">
        <w:rPr>
          <w:rFonts w:ascii="Times New Roman" w:hAnsi="Times New Roman" w:cs="Times New Roman"/>
        </w:rPr>
        <w:t>--&gt; Disease</w:t>
      </w:r>
    </w:p>
    <w:p w:rsidRPr="00841D44" w:rsidR="21350CBB" w:rsidP="21350CBB" w:rsidRDefault="21350CBB" w14:paraId="68B94DC7" w14:textId="4858EB21">
      <w:pPr>
        <w:rPr>
          <w:rFonts w:ascii="Times New Roman" w:hAnsi="Times New Roman" w:eastAsia="Arial" w:cs="Times New Roman"/>
        </w:rPr>
      </w:pPr>
    </w:p>
    <w:p w:rsidRPr="00841D44" w:rsidR="25BD4ED3" w:rsidP="2EC27E4B" w:rsidRDefault="2F9CD807" w14:paraId="26539BF6" w14:textId="7A957788">
      <w:pPr>
        <w:pStyle w:val="ListParagraph"/>
        <w:numPr>
          <w:ilvl w:val="0"/>
          <w:numId w:val="38"/>
        </w:numPr>
        <w:rPr>
          <w:rFonts w:ascii="Times New Roman" w:hAnsi="Times New Roman" w:eastAsia="Arial" w:cs="Times New Roman"/>
        </w:rPr>
      </w:pPr>
      <w:r w:rsidRPr="00841D44">
        <w:rPr>
          <w:rFonts w:ascii="Times New Roman" w:hAnsi="Times New Roman" w:eastAsia="Arial" w:cs="Times New Roman"/>
          <w:b/>
        </w:rPr>
        <w:t xml:space="preserve">Baseline Model </w:t>
      </w:r>
      <w:r w:rsidRPr="00841D44">
        <w:rPr>
          <w:rFonts w:ascii="Times New Roman" w:hAnsi="Times New Roman" w:eastAsia="Arial" w:cs="Times New Roman"/>
        </w:rPr>
        <w:t>– achieved the highest accuracy (0.9897) but exhibited clear signs of overfitting.</w:t>
      </w:r>
    </w:p>
    <w:p w:rsidRPr="00841D44" w:rsidR="2F9CD807" w:rsidP="0FE313CE" w:rsidRDefault="2F9CD807" w14:paraId="7EA80EA0" w14:textId="0171A60E">
      <w:pPr>
        <w:pStyle w:val="ListParagraph"/>
        <w:numPr>
          <w:ilvl w:val="0"/>
          <w:numId w:val="38"/>
        </w:numPr>
        <w:rPr>
          <w:rFonts w:ascii="Times New Roman" w:hAnsi="Times New Roman" w:eastAsia="Arial" w:cs="Times New Roman"/>
        </w:rPr>
      </w:pPr>
      <w:r w:rsidRPr="00841D44">
        <w:rPr>
          <w:rFonts w:ascii="Times New Roman" w:hAnsi="Times New Roman" w:eastAsia="Arial" w:cs="Times New Roman"/>
        </w:rPr>
        <w:t>Baseline Model with Grid Search – Reduced overfitting by optimizing hyperparameters but had a lower accuracy (0.8621).</w:t>
      </w:r>
    </w:p>
    <w:p w:rsidRPr="00841D44" w:rsidR="2F9CD807" w:rsidP="7A2AF889" w:rsidRDefault="2F9CD807" w14:paraId="7836A484" w14:textId="50BAA030">
      <w:pPr>
        <w:pStyle w:val="ListParagraph"/>
        <w:numPr>
          <w:ilvl w:val="0"/>
          <w:numId w:val="38"/>
        </w:numPr>
        <w:rPr>
          <w:rFonts w:ascii="Times New Roman" w:hAnsi="Times New Roman" w:eastAsia="Arial" w:cs="Times New Roman"/>
        </w:rPr>
      </w:pPr>
      <w:r w:rsidRPr="00841D44">
        <w:rPr>
          <w:rFonts w:ascii="Times New Roman" w:hAnsi="Times New Roman" w:eastAsia="Arial" w:cs="Times New Roman"/>
        </w:rPr>
        <w:t xml:space="preserve">Model with Feature Selection (No </w:t>
      </w:r>
      <w:proofErr w:type="spellStart"/>
      <w:r w:rsidRPr="00841D44">
        <w:rPr>
          <w:rFonts w:ascii="Times New Roman" w:hAnsi="Times New Roman" w:eastAsia="Arial" w:cs="Times New Roman"/>
        </w:rPr>
        <w:t>GridSearch</w:t>
      </w:r>
      <w:proofErr w:type="spellEnd"/>
      <w:r w:rsidRPr="00841D44">
        <w:rPr>
          <w:rFonts w:ascii="Times New Roman" w:hAnsi="Times New Roman" w:eastAsia="Arial" w:cs="Times New Roman"/>
        </w:rPr>
        <w:t>) - Improved efficiency by removing less relevant features and achieved an accuracy of 0.8897.</w:t>
      </w:r>
    </w:p>
    <w:p w:rsidRPr="00841D44" w:rsidR="72B81EED" w:rsidP="0064055B" w:rsidRDefault="2F9CD807" w14:paraId="78FEB329" w14:textId="47031594">
      <w:pPr>
        <w:pStyle w:val="ListParagraph"/>
        <w:numPr>
          <w:ilvl w:val="0"/>
          <w:numId w:val="38"/>
        </w:numPr>
        <w:rPr>
          <w:rFonts w:ascii="Times New Roman" w:hAnsi="Times New Roman" w:eastAsia="Arial" w:cs="Times New Roman"/>
        </w:rPr>
      </w:pPr>
      <w:r w:rsidRPr="00841D44">
        <w:rPr>
          <w:rFonts w:ascii="Times New Roman" w:hAnsi="Times New Roman" w:eastAsia="Arial" w:cs="Times New Roman"/>
        </w:rPr>
        <w:t xml:space="preserve">Model with Feature Selection and </w:t>
      </w:r>
      <w:proofErr w:type="spellStart"/>
      <w:r w:rsidRPr="00841D44">
        <w:rPr>
          <w:rFonts w:ascii="Times New Roman" w:hAnsi="Times New Roman" w:eastAsia="Arial" w:cs="Times New Roman"/>
        </w:rPr>
        <w:t>GridSearch</w:t>
      </w:r>
      <w:proofErr w:type="spellEnd"/>
      <w:r w:rsidRPr="00841D44">
        <w:rPr>
          <w:rFonts w:ascii="Times New Roman" w:hAnsi="Times New Roman" w:eastAsia="Arial" w:cs="Times New Roman"/>
        </w:rPr>
        <w:t xml:space="preserve"> – Most generalizable model with an accuracy of 0.8138, balancing performance and overfitting.</w:t>
      </w:r>
    </w:p>
    <w:p w:rsidRPr="00841D44" w:rsidR="0064055B" w:rsidP="0064055B" w:rsidRDefault="0064055B" w14:paraId="5DF666EB" w14:textId="77777777">
      <w:pPr>
        <w:pStyle w:val="ListParagraph"/>
        <w:rPr>
          <w:rFonts w:ascii="Times New Roman" w:hAnsi="Times New Roman" w:eastAsia="Arial" w:cs="Times New Roman"/>
        </w:rPr>
      </w:pPr>
    </w:p>
    <w:p w:rsidRPr="00841D44" w:rsidR="071CC26A" w:rsidP="201783A9" w:rsidRDefault="071CC26A" w14:paraId="3E7D03F1" w14:textId="5587DE91" w14:noSpellErr="1">
      <w:pPr>
        <w:pStyle w:val="Heading3"/>
        <w:rPr>
          <w:rFonts w:ascii="Times New Roman" w:hAnsi="Times New Roman" w:eastAsia="Arial" w:cs="Times New Roman"/>
          <w:sz w:val="24"/>
          <w:szCs w:val="24"/>
        </w:rPr>
      </w:pPr>
      <w:bookmarkStart w:name="_Toc659042387" w:id="2018559084"/>
      <w:r w:rsidRPr="2F9D4C03" w:rsidR="071CC26A">
        <w:rPr>
          <w:rFonts w:ascii="Times New Roman" w:hAnsi="Times New Roman" w:cs="Times New Roman"/>
          <w:sz w:val="24"/>
          <w:szCs w:val="24"/>
        </w:rPr>
        <w:t>Key Findings</w:t>
      </w:r>
      <w:bookmarkEnd w:id="2018559084"/>
    </w:p>
    <w:p w:rsidRPr="00841D44" w:rsidR="201783A9" w:rsidP="1B08650B" w:rsidRDefault="19DC7D3E" w14:paraId="7114E9F7" w14:textId="4A1D0853">
      <w:pPr>
        <w:pStyle w:val="ListParagraph"/>
        <w:numPr>
          <w:ilvl w:val="0"/>
          <w:numId w:val="38"/>
        </w:numPr>
        <w:rPr>
          <w:rFonts w:ascii="Times New Roman" w:hAnsi="Times New Roman" w:eastAsia="Arial" w:cs="Times New Roman"/>
        </w:rPr>
      </w:pPr>
      <w:r w:rsidRPr="00841D44">
        <w:rPr>
          <w:rFonts w:ascii="Times New Roman" w:hAnsi="Times New Roman" w:cs="Times New Roman"/>
        </w:rPr>
        <w:t xml:space="preserve">Highest </w:t>
      </w:r>
      <w:r w:rsidRPr="00841D44" w:rsidR="74840B99">
        <w:rPr>
          <w:rFonts w:ascii="Times New Roman" w:hAnsi="Times New Roman" w:cs="Times New Roman"/>
        </w:rPr>
        <w:t>accuracy</w:t>
      </w:r>
      <w:r w:rsidRPr="00841D44">
        <w:rPr>
          <w:rFonts w:ascii="Times New Roman" w:hAnsi="Times New Roman" w:cs="Times New Roman"/>
        </w:rPr>
        <w:t xml:space="preserve"> was </w:t>
      </w:r>
      <w:r w:rsidRPr="00841D44" w:rsidR="429A197F">
        <w:rPr>
          <w:rFonts w:ascii="Times New Roman" w:hAnsi="Times New Roman" w:cs="Times New Roman"/>
        </w:rPr>
        <w:t>seen</w:t>
      </w:r>
      <w:r w:rsidRPr="00841D44">
        <w:rPr>
          <w:rFonts w:ascii="Times New Roman" w:hAnsi="Times New Roman" w:cs="Times New Roman"/>
        </w:rPr>
        <w:t xml:space="preserve"> in the baseline mode, but the absence of false positives and minimal false negatives </w:t>
      </w:r>
      <w:r w:rsidRPr="00841D44" w:rsidR="0257B9C3">
        <w:rPr>
          <w:rFonts w:ascii="Times New Roman" w:hAnsi="Times New Roman" w:cs="Times New Roman"/>
        </w:rPr>
        <w:t>show</w:t>
      </w:r>
      <w:r w:rsidRPr="00841D44">
        <w:rPr>
          <w:rFonts w:ascii="Times New Roman" w:hAnsi="Times New Roman" w:cs="Times New Roman"/>
        </w:rPr>
        <w:t xml:space="preserve"> overfitting, making it unreliable for unseen data.</w:t>
      </w:r>
    </w:p>
    <w:p w:rsidRPr="00841D44" w:rsidR="19DC7D3E" w:rsidP="1B08650B" w:rsidRDefault="19DC7D3E" w14:paraId="0915ED63" w14:textId="37EBA862">
      <w:pPr>
        <w:pStyle w:val="ListParagraph"/>
        <w:numPr>
          <w:ilvl w:val="0"/>
          <w:numId w:val="38"/>
        </w:numPr>
        <w:rPr>
          <w:rFonts w:ascii="Times New Roman" w:hAnsi="Times New Roman" w:eastAsia="Arial" w:cs="Times New Roman"/>
        </w:rPr>
      </w:pPr>
      <w:proofErr w:type="spellStart"/>
      <w:r w:rsidRPr="00841D44">
        <w:rPr>
          <w:rFonts w:ascii="Times New Roman" w:hAnsi="Times New Roman" w:cs="Times New Roman"/>
        </w:rPr>
        <w:t>GridSearch</w:t>
      </w:r>
      <w:proofErr w:type="spellEnd"/>
      <w:r w:rsidRPr="00841D44">
        <w:rPr>
          <w:rFonts w:ascii="Times New Roman" w:hAnsi="Times New Roman" w:cs="Times New Roman"/>
        </w:rPr>
        <w:t xml:space="preserve"> helped reduce overfitting but resulted in lower accuracy, prov</w:t>
      </w:r>
      <w:r w:rsidRPr="00841D44" w:rsidR="3D942D97">
        <w:rPr>
          <w:rFonts w:ascii="Times New Roman" w:hAnsi="Times New Roman" w:cs="Times New Roman"/>
        </w:rPr>
        <w:t>iding more realistic assessment of the model performance.</w:t>
      </w:r>
    </w:p>
    <w:p w:rsidRPr="00841D44" w:rsidR="3D942D97" w:rsidP="2BD147B3" w:rsidRDefault="3D942D97" w14:paraId="0BB11278" w14:textId="79FD5962">
      <w:pPr>
        <w:pStyle w:val="ListParagraph"/>
        <w:numPr>
          <w:ilvl w:val="0"/>
          <w:numId w:val="38"/>
        </w:numPr>
        <w:rPr>
          <w:rFonts w:ascii="Times New Roman" w:hAnsi="Times New Roman" w:eastAsia="Arial" w:cs="Times New Roman"/>
        </w:rPr>
      </w:pPr>
      <w:r w:rsidRPr="00841D44">
        <w:rPr>
          <w:rFonts w:ascii="Times New Roman" w:hAnsi="Times New Roman" w:cs="Times New Roman"/>
        </w:rPr>
        <w:t xml:space="preserve">Feature selection improved efficiency by </w:t>
      </w:r>
      <w:r w:rsidRPr="00841D44" w:rsidR="68EE42AF">
        <w:rPr>
          <w:rFonts w:ascii="Times New Roman" w:hAnsi="Times New Roman" w:cs="Times New Roman"/>
        </w:rPr>
        <w:t>eliminating</w:t>
      </w:r>
      <w:r w:rsidRPr="00841D44">
        <w:rPr>
          <w:rFonts w:ascii="Times New Roman" w:hAnsi="Times New Roman" w:cs="Times New Roman"/>
        </w:rPr>
        <w:t xml:space="preserve"> irrelevant features, leading to slightly better accuracy compared to </w:t>
      </w:r>
      <w:proofErr w:type="spellStart"/>
      <w:r w:rsidRPr="00841D44">
        <w:rPr>
          <w:rFonts w:ascii="Times New Roman" w:hAnsi="Times New Roman" w:cs="Times New Roman"/>
        </w:rPr>
        <w:t>GridSearch</w:t>
      </w:r>
      <w:proofErr w:type="spellEnd"/>
      <w:r w:rsidRPr="00841D44">
        <w:rPr>
          <w:rFonts w:ascii="Times New Roman" w:hAnsi="Times New Roman" w:cs="Times New Roman"/>
        </w:rPr>
        <w:t xml:space="preserve"> alone.</w:t>
      </w:r>
    </w:p>
    <w:p w:rsidRPr="00841D44" w:rsidR="2BD147B3" w:rsidP="2BD147B3" w:rsidRDefault="3D942D97" w14:paraId="66F67BD6" w14:textId="384141DA">
      <w:pPr>
        <w:pStyle w:val="ListParagraph"/>
        <w:numPr>
          <w:ilvl w:val="0"/>
          <w:numId w:val="38"/>
        </w:numPr>
        <w:rPr>
          <w:rFonts w:ascii="Times New Roman" w:hAnsi="Times New Roman" w:eastAsia="Arial" w:cs="Times New Roman"/>
        </w:rPr>
      </w:pPr>
      <w:r w:rsidRPr="00841D44">
        <w:rPr>
          <w:rFonts w:ascii="Times New Roman" w:hAnsi="Times New Roman" w:cs="Times New Roman"/>
        </w:rPr>
        <w:t xml:space="preserve">The model with both feature selection and </w:t>
      </w:r>
      <w:proofErr w:type="spellStart"/>
      <w:r w:rsidRPr="00841D44">
        <w:rPr>
          <w:rFonts w:ascii="Times New Roman" w:hAnsi="Times New Roman" w:cs="Times New Roman"/>
        </w:rPr>
        <w:t>GridSearch</w:t>
      </w:r>
      <w:proofErr w:type="spellEnd"/>
      <w:r w:rsidRPr="00841D44">
        <w:rPr>
          <w:rFonts w:ascii="Times New Roman" w:hAnsi="Times New Roman" w:cs="Times New Roman"/>
        </w:rPr>
        <w:t xml:space="preserve"> exhibited the lowest accuracy but </w:t>
      </w:r>
      <w:r w:rsidRPr="00841D44" w:rsidR="2B347B77">
        <w:rPr>
          <w:rFonts w:ascii="Times New Roman" w:hAnsi="Times New Roman" w:cs="Times New Roman"/>
        </w:rPr>
        <w:t>showed</w:t>
      </w:r>
      <w:r w:rsidRPr="00841D44">
        <w:rPr>
          <w:rFonts w:ascii="Times New Roman" w:hAnsi="Times New Roman" w:cs="Times New Roman"/>
        </w:rPr>
        <w:t xml:space="preserve"> the highest generalizability, making it more suitable for real-world application.</w:t>
      </w:r>
    </w:p>
    <w:p w:rsidRPr="00841D44" w:rsidR="3D942D97" w:rsidP="1517C830" w:rsidRDefault="3D942D97" w14:paraId="3352D74D" w14:textId="50D72488">
      <w:pPr>
        <w:pStyle w:val="ListParagraph"/>
        <w:numPr>
          <w:ilvl w:val="0"/>
          <w:numId w:val="38"/>
        </w:numPr>
        <w:rPr>
          <w:rFonts w:ascii="Times New Roman" w:hAnsi="Times New Roman" w:eastAsia="Arial" w:cs="Times New Roman"/>
        </w:rPr>
      </w:pPr>
      <w:r w:rsidRPr="00841D44">
        <w:rPr>
          <w:rFonts w:ascii="Times New Roman" w:hAnsi="Times New Roman" w:cs="Times New Roman"/>
        </w:rPr>
        <w:t xml:space="preserve">Given that the dataset is related to the heart disease prediction, </w:t>
      </w:r>
      <w:r w:rsidRPr="00841D44">
        <w:rPr>
          <w:rFonts w:ascii="Times New Roman" w:hAnsi="Times New Roman" w:cs="Times New Roman"/>
          <w:b/>
          <w:bCs/>
          <w:i/>
          <w:iCs/>
        </w:rPr>
        <w:t xml:space="preserve">high recall is prioritized </w:t>
      </w:r>
      <w:r w:rsidRPr="00841D44" w:rsidR="2F41B668">
        <w:rPr>
          <w:rFonts w:ascii="Times New Roman" w:hAnsi="Times New Roman" w:cs="Times New Roman"/>
        </w:rPr>
        <w:t>to minimize false negatives, as misclassifying a patient without hear disease when they have it can have severe consequences</w:t>
      </w:r>
      <w:r w:rsidRPr="00841D44" w:rsidR="0064055B">
        <w:rPr>
          <w:rFonts w:ascii="Times New Roman" w:hAnsi="Times New Roman" w:cs="Times New Roman"/>
        </w:rPr>
        <w:t>.</w:t>
      </w:r>
    </w:p>
    <w:p w:rsidRPr="00841D44" w:rsidR="5A8F0F36" w:rsidP="5A8F0F36" w:rsidRDefault="5A8F0F36" w14:paraId="04D4F03F" w14:textId="2AA0CAB2">
      <w:pPr>
        <w:rPr>
          <w:rFonts w:ascii="Times New Roman" w:hAnsi="Times New Roman" w:eastAsia="Arial" w:cs="Times New Roman"/>
        </w:rPr>
      </w:pPr>
    </w:p>
    <w:p w:rsidRPr="00841D44" w:rsidR="2F41B668" w:rsidP="5A8F0F36" w:rsidRDefault="0064055B" w14:paraId="1D6141A4" w14:textId="486EBC18" w14:noSpellErr="1">
      <w:pPr>
        <w:pStyle w:val="Heading3"/>
        <w:rPr>
          <w:rFonts w:ascii="Times New Roman" w:hAnsi="Times New Roman" w:eastAsia="Arial" w:cs="Times New Roman"/>
          <w:sz w:val="24"/>
          <w:szCs w:val="24"/>
        </w:rPr>
      </w:pPr>
      <w:bookmarkStart w:name="_Toc428664593" w:id="1687681117"/>
      <w:r w:rsidRPr="2F9D4C03" w:rsidR="0064055B">
        <w:rPr>
          <w:rFonts w:ascii="Times New Roman" w:hAnsi="Times New Roman" w:cs="Times New Roman"/>
          <w:sz w:val="24"/>
          <w:szCs w:val="24"/>
        </w:rPr>
        <w:t>C</w:t>
      </w:r>
      <w:r w:rsidRPr="2F9D4C03" w:rsidR="2F41B668">
        <w:rPr>
          <w:rFonts w:ascii="Times New Roman" w:hAnsi="Times New Roman" w:cs="Times New Roman"/>
          <w:sz w:val="24"/>
          <w:szCs w:val="24"/>
        </w:rPr>
        <w:t>onclusion</w:t>
      </w:r>
      <w:bookmarkEnd w:id="1687681117"/>
    </w:p>
    <w:p w:rsidRPr="00841D44" w:rsidR="007E5956" w:rsidP="0064055B" w:rsidRDefault="7550F03F" w14:paraId="70E58CFE" w14:textId="045B77C2">
      <w:pPr>
        <w:rPr>
          <w:rFonts w:ascii="Times New Roman" w:hAnsi="Times New Roman" w:eastAsia="Arial" w:cs="Times New Roman"/>
        </w:rPr>
      </w:pPr>
      <w:r w:rsidRPr="00841D44">
        <w:rPr>
          <w:rFonts w:ascii="Times New Roman" w:hAnsi="Times New Roman" w:cs="Times New Roman"/>
        </w:rPr>
        <w:t xml:space="preserve">The </w:t>
      </w:r>
      <w:r w:rsidRPr="00841D44" w:rsidR="7A310610">
        <w:rPr>
          <w:rFonts w:ascii="Times New Roman" w:hAnsi="Times New Roman" w:cs="Times New Roman"/>
          <w:b/>
          <w:bCs/>
        </w:rPr>
        <w:t>M</w:t>
      </w:r>
      <w:r w:rsidRPr="00841D44">
        <w:rPr>
          <w:rFonts w:ascii="Times New Roman" w:hAnsi="Times New Roman" w:cs="Times New Roman"/>
          <w:b/>
          <w:bCs/>
        </w:rPr>
        <w:t xml:space="preserve">odel with Feature Selection and </w:t>
      </w:r>
      <w:proofErr w:type="spellStart"/>
      <w:r w:rsidRPr="00841D44">
        <w:rPr>
          <w:rFonts w:ascii="Times New Roman" w:hAnsi="Times New Roman" w:cs="Times New Roman"/>
          <w:b/>
          <w:bCs/>
        </w:rPr>
        <w:t>GridSearch</w:t>
      </w:r>
      <w:proofErr w:type="spellEnd"/>
      <w:r w:rsidRPr="00841D44">
        <w:rPr>
          <w:rFonts w:ascii="Times New Roman" w:hAnsi="Times New Roman" w:cs="Times New Roman"/>
        </w:rPr>
        <w:t xml:space="preserve"> is the </w:t>
      </w:r>
      <w:r w:rsidRPr="00841D44">
        <w:rPr>
          <w:rFonts w:ascii="Times New Roman" w:hAnsi="Times New Roman" w:cs="Times New Roman"/>
          <w:b/>
          <w:bCs/>
        </w:rPr>
        <w:t>most suitable</w:t>
      </w:r>
      <w:r w:rsidRPr="00841D44">
        <w:rPr>
          <w:rFonts w:ascii="Times New Roman" w:hAnsi="Times New Roman" w:cs="Times New Roman"/>
        </w:rPr>
        <w:t xml:space="preserve"> as it balances between accuracy and generalizability. Furthermore, prioritizing recall helps in minimizing false negatives, making this model </w:t>
      </w:r>
      <w:r w:rsidRPr="00841D44" w:rsidR="50536C18">
        <w:rPr>
          <w:rFonts w:ascii="Times New Roman" w:hAnsi="Times New Roman" w:cs="Times New Roman"/>
        </w:rPr>
        <w:t>a more reliable choice for heart disease prediction.</w:t>
      </w:r>
    </w:p>
    <w:p w:rsidRPr="00841D44" w:rsidR="00D963AE" w:rsidP="21350CBB" w:rsidRDefault="68B3D770" w14:paraId="351D3746" w14:textId="64D59177" w14:noSpellErr="1">
      <w:pPr>
        <w:pStyle w:val="Heading1"/>
        <w:rPr>
          <w:rFonts w:ascii="Times New Roman" w:hAnsi="Times New Roman" w:eastAsia="Arial" w:cs="Times New Roman"/>
          <w:sz w:val="24"/>
          <w:szCs w:val="24"/>
        </w:rPr>
      </w:pPr>
      <w:bookmarkStart w:name="_Toc1397842713" w:id="407468794"/>
      <w:r w:rsidRPr="2F9D4C03" w:rsidR="68B3D770">
        <w:rPr>
          <w:rFonts w:ascii="Times New Roman" w:hAnsi="Times New Roman" w:cs="Times New Roman"/>
          <w:sz w:val="24"/>
          <w:szCs w:val="24"/>
        </w:rPr>
        <w:t>4.3 Random Forest</w:t>
      </w:r>
      <w:bookmarkEnd w:id="407468794"/>
      <w:r w:rsidRPr="2F9D4C03" w:rsidR="68B3D770">
        <w:rPr>
          <w:rFonts w:ascii="Times New Roman" w:hAnsi="Times New Roman" w:cs="Times New Roman"/>
          <w:sz w:val="24"/>
          <w:szCs w:val="24"/>
        </w:rPr>
        <w:t xml:space="preserve"> </w:t>
      </w:r>
    </w:p>
    <w:p w:rsidRPr="00841D44" w:rsidR="162B237B" w:rsidP="21350CBB" w:rsidRDefault="162B237B" w14:paraId="328AF109" w14:textId="629BC358" w14:noSpellErr="1">
      <w:pPr>
        <w:pStyle w:val="Heading2"/>
        <w:rPr>
          <w:rFonts w:ascii="Times New Roman" w:hAnsi="Times New Roman" w:eastAsia="Arial" w:cs="Times New Roman"/>
          <w:sz w:val="24"/>
          <w:szCs w:val="24"/>
        </w:rPr>
      </w:pPr>
      <w:bookmarkStart w:name="_Toc2054170396" w:id="994304547"/>
      <w:r w:rsidRPr="2F9D4C03" w:rsidR="162B237B">
        <w:rPr>
          <w:rFonts w:ascii="Times New Roman" w:hAnsi="Times New Roman" w:cs="Times New Roman"/>
          <w:sz w:val="24"/>
          <w:szCs w:val="24"/>
        </w:rPr>
        <w:t>Introduction</w:t>
      </w:r>
      <w:bookmarkEnd w:id="994304547"/>
    </w:p>
    <w:p w:rsidRPr="00841D44" w:rsidR="7E8503D7" w:rsidP="00925E58" w:rsidRDefault="162B237B" w14:paraId="7616EC6F" w14:textId="4DFA9E55">
      <w:pPr>
        <w:rPr>
          <w:rFonts w:ascii="Times New Roman" w:hAnsi="Times New Roman" w:eastAsia="Arial" w:cs="Times New Roman"/>
        </w:rPr>
      </w:pPr>
      <w:r w:rsidRPr="00841D44">
        <w:rPr>
          <w:rFonts w:ascii="Times New Roman" w:hAnsi="Times New Roman" w:eastAsia="Arial" w:cs="Times New Roman"/>
        </w:rPr>
        <w:t>Random Forest is a Supervised machine learning algorithm that builds multiple decision trees and combines their out</w:t>
      </w:r>
      <w:r w:rsidRPr="00841D44" w:rsidR="7672C62A">
        <w:rPr>
          <w:rFonts w:ascii="Times New Roman" w:hAnsi="Times New Roman" w:eastAsia="Arial" w:cs="Times New Roman"/>
        </w:rPr>
        <w:t xml:space="preserve">puts to improve accuracy and reduce </w:t>
      </w:r>
      <w:r w:rsidRPr="00841D44" w:rsidR="2CC77575">
        <w:rPr>
          <w:rFonts w:ascii="Times New Roman" w:hAnsi="Times New Roman" w:eastAsia="Arial" w:cs="Times New Roman"/>
        </w:rPr>
        <w:t>o</w:t>
      </w:r>
      <w:r w:rsidRPr="00841D44" w:rsidR="7672C62A">
        <w:rPr>
          <w:rFonts w:ascii="Times New Roman" w:hAnsi="Times New Roman" w:eastAsia="Arial" w:cs="Times New Roman"/>
        </w:rPr>
        <w:t xml:space="preserve">verfitting. It is </w:t>
      </w:r>
      <w:r w:rsidRPr="00841D44" w:rsidR="59166A23">
        <w:rPr>
          <w:rFonts w:ascii="Times New Roman" w:hAnsi="Times New Roman" w:eastAsia="Arial" w:cs="Times New Roman"/>
        </w:rPr>
        <w:t>used</w:t>
      </w:r>
      <w:r w:rsidRPr="00841D44" w:rsidR="7672C62A">
        <w:rPr>
          <w:rFonts w:ascii="Times New Roman" w:hAnsi="Times New Roman" w:eastAsia="Arial" w:cs="Times New Roman"/>
        </w:rPr>
        <w:t xml:space="preserve"> for classification </w:t>
      </w:r>
      <w:r w:rsidRPr="00841D44" w:rsidR="484ADD05">
        <w:rPr>
          <w:rFonts w:ascii="Times New Roman" w:hAnsi="Times New Roman" w:eastAsia="Arial" w:cs="Times New Roman"/>
        </w:rPr>
        <w:t xml:space="preserve">tasks. However, it can still overfit if not </w:t>
      </w:r>
      <w:r w:rsidRPr="00841D44" w:rsidR="5BE1BE79">
        <w:rPr>
          <w:rFonts w:ascii="Times New Roman" w:hAnsi="Times New Roman" w:eastAsia="Arial" w:cs="Times New Roman"/>
        </w:rPr>
        <w:t>finely tuned.</w:t>
      </w:r>
    </w:p>
    <w:p w:rsidRPr="00841D44" w:rsidR="68B3D770" w:rsidP="21350CBB" w:rsidRDefault="68B3D770" w14:paraId="48CDA6BD" w14:textId="61203EA5" w14:noSpellErr="1">
      <w:pPr>
        <w:pStyle w:val="Heading2"/>
        <w:rPr>
          <w:rFonts w:ascii="Times New Roman" w:hAnsi="Times New Roman" w:eastAsia="Arial" w:cs="Times New Roman"/>
          <w:sz w:val="24"/>
          <w:szCs w:val="24"/>
        </w:rPr>
      </w:pPr>
      <w:bookmarkStart w:name="_Toc711121962" w:id="2095951918"/>
      <w:r w:rsidRPr="2F9D4C03" w:rsidR="68B3D770">
        <w:rPr>
          <w:rFonts w:ascii="Times New Roman" w:hAnsi="Times New Roman" w:eastAsia="Arial" w:cs="Times New Roman"/>
          <w:sz w:val="24"/>
          <w:szCs w:val="24"/>
        </w:rPr>
        <w:t>Objective</w:t>
      </w:r>
      <w:bookmarkEnd w:id="2095951918"/>
    </w:p>
    <w:p w:rsidRPr="00841D44" w:rsidR="7E8503D7" w:rsidP="21350CBB" w:rsidRDefault="68B3D770" w14:paraId="5B68C117" w14:textId="206A4E91">
      <w:pPr>
        <w:spacing w:line="259" w:lineRule="auto"/>
        <w:rPr>
          <w:rFonts w:ascii="Times New Roman" w:hAnsi="Times New Roman" w:eastAsia="Arial" w:cs="Times New Roman"/>
        </w:rPr>
      </w:pPr>
      <w:r w:rsidRPr="00841D44">
        <w:rPr>
          <w:rFonts w:ascii="Times New Roman" w:hAnsi="Times New Roman" w:eastAsia="Arial" w:cs="Times New Roman"/>
        </w:rPr>
        <w:t>Th</w:t>
      </w:r>
      <w:r w:rsidRPr="00841D44" w:rsidR="276917AD">
        <w:rPr>
          <w:rFonts w:ascii="Times New Roman" w:hAnsi="Times New Roman" w:eastAsia="Arial" w:cs="Times New Roman"/>
        </w:rPr>
        <w:t>is analysis aimed</w:t>
      </w:r>
      <w:r w:rsidRPr="00841D44">
        <w:rPr>
          <w:rFonts w:ascii="Times New Roman" w:hAnsi="Times New Roman" w:eastAsia="Arial" w:cs="Times New Roman"/>
        </w:rPr>
        <w:t xml:space="preserve"> to evaluate the impact of feature selection and hyper</w:t>
      </w:r>
      <w:r w:rsidRPr="00841D44" w:rsidR="258D9841">
        <w:rPr>
          <w:rFonts w:ascii="Times New Roman" w:hAnsi="Times New Roman" w:eastAsia="Arial" w:cs="Times New Roman"/>
        </w:rPr>
        <w:t xml:space="preserve">parameter tuning on Random Forest. </w:t>
      </w:r>
      <w:r w:rsidRPr="00841D44" w:rsidR="6F8710B0">
        <w:rPr>
          <w:rFonts w:ascii="Times New Roman" w:hAnsi="Times New Roman" w:eastAsia="Arial" w:cs="Times New Roman"/>
        </w:rPr>
        <w:t xml:space="preserve">Specifically, we assessed whether </w:t>
      </w:r>
      <w:proofErr w:type="spellStart"/>
      <w:r w:rsidRPr="00841D44" w:rsidR="6F8710B0">
        <w:rPr>
          <w:rFonts w:ascii="Times New Roman" w:hAnsi="Times New Roman" w:eastAsia="Arial" w:cs="Times New Roman"/>
        </w:rPr>
        <w:t>GridSearchCV</w:t>
      </w:r>
      <w:proofErr w:type="spellEnd"/>
      <w:r w:rsidRPr="00841D44" w:rsidR="6F8710B0">
        <w:rPr>
          <w:rFonts w:ascii="Times New Roman" w:hAnsi="Times New Roman" w:eastAsia="Arial" w:cs="Times New Roman"/>
        </w:rPr>
        <w:t xml:space="preserve"> improves </w:t>
      </w:r>
      <w:r w:rsidRPr="00841D44" w:rsidR="0FBF55B0">
        <w:rPr>
          <w:rFonts w:ascii="Times New Roman" w:hAnsi="Times New Roman" w:eastAsia="Arial" w:cs="Times New Roman"/>
        </w:rPr>
        <w:t>generalization and whether removing irrelevant features helps prevent overfitting.</w:t>
      </w:r>
    </w:p>
    <w:p w:rsidRPr="00841D44" w:rsidR="0C2CB6FB" w:rsidP="2F9D4C03" w:rsidRDefault="0C2CB6FB" w14:paraId="0BF3EF9E" w14:textId="5DA8463C" w14:noSpellErr="1">
      <w:pPr>
        <w:pStyle w:val="Heading2"/>
        <w:rPr>
          <w:rFonts w:ascii="Times New Roman" w:hAnsi="Times New Roman" w:eastAsia="Arial" w:cs="Times New Roman"/>
          <w:b w:val="1"/>
          <w:bCs w:val="1"/>
          <w:sz w:val="24"/>
          <w:szCs w:val="24"/>
        </w:rPr>
      </w:pPr>
      <w:bookmarkStart w:name="_Toc1040017276" w:id="621736866"/>
      <w:r w:rsidRPr="2F9D4C03" w:rsidR="0C2CB6FB">
        <w:rPr>
          <w:rFonts w:ascii="Times New Roman" w:hAnsi="Times New Roman" w:eastAsia="Arial" w:cs="Times New Roman"/>
          <w:sz w:val="24"/>
          <w:szCs w:val="24"/>
        </w:rPr>
        <w:t>Four models were tested using confusion matrices:</w:t>
      </w:r>
      <w:bookmarkEnd w:id="621736866"/>
    </w:p>
    <w:p w:rsidRPr="00841D44" w:rsidR="0C2CB6FB" w:rsidP="00111FBA" w:rsidRDefault="0C2CB6FB" w14:paraId="468C5B43" w14:textId="0C63AE73">
      <w:pPr>
        <w:pStyle w:val="ListParagraph"/>
        <w:numPr>
          <w:ilvl w:val="0"/>
          <w:numId w:val="12"/>
        </w:numPr>
        <w:rPr>
          <w:rFonts w:ascii="Times New Roman" w:hAnsi="Times New Roman" w:eastAsia="Arial" w:cs="Times New Roman"/>
        </w:rPr>
      </w:pPr>
      <w:r w:rsidRPr="00841D44">
        <w:rPr>
          <w:rFonts w:ascii="Times New Roman" w:hAnsi="Times New Roman" w:eastAsia="Arial" w:cs="Times New Roman"/>
        </w:rPr>
        <w:t xml:space="preserve">Model 1 (Baseline: No Feature Selection, No </w:t>
      </w:r>
      <w:proofErr w:type="spellStart"/>
      <w:r w:rsidRPr="00841D44">
        <w:rPr>
          <w:rFonts w:ascii="Times New Roman" w:hAnsi="Times New Roman" w:eastAsia="Arial" w:cs="Times New Roman"/>
        </w:rPr>
        <w:t>GridSearch</w:t>
      </w:r>
      <w:r w:rsidRPr="00841D44" w:rsidR="0568F280">
        <w:rPr>
          <w:rFonts w:ascii="Times New Roman" w:hAnsi="Times New Roman" w:eastAsia="Arial" w:cs="Times New Roman"/>
        </w:rPr>
        <w:t>CV</w:t>
      </w:r>
      <w:proofErr w:type="spellEnd"/>
      <w:r w:rsidRPr="00841D44">
        <w:rPr>
          <w:rFonts w:ascii="Times New Roman" w:hAnsi="Times New Roman" w:eastAsia="Arial" w:cs="Times New Roman"/>
        </w:rPr>
        <w:t>)</w:t>
      </w:r>
    </w:p>
    <w:p w:rsidRPr="00841D44" w:rsidR="0C2CB6FB" w:rsidP="00111FBA" w:rsidRDefault="0C2CB6FB" w14:paraId="0A946EC8" w14:textId="0FFC5141">
      <w:pPr>
        <w:pStyle w:val="ListParagraph"/>
        <w:numPr>
          <w:ilvl w:val="0"/>
          <w:numId w:val="12"/>
        </w:numPr>
        <w:spacing w:before="240" w:after="240"/>
        <w:rPr>
          <w:rFonts w:ascii="Times New Roman" w:hAnsi="Times New Roman" w:eastAsia="Arial" w:cs="Times New Roman"/>
        </w:rPr>
      </w:pPr>
      <w:r w:rsidRPr="00841D44">
        <w:rPr>
          <w:rFonts w:ascii="Times New Roman" w:hAnsi="Times New Roman" w:eastAsia="Arial" w:cs="Times New Roman"/>
        </w:rPr>
        <w:t xml:space="preserve">Model 2 (Baseline: No Feature Selection, With </w:t>
      </w:r>
      <w:proofErr w:type="spellStart"/>
      <w:r w:rsidRPr="00841D44">
        <w:rPr>
          <w:rFonts w:ascii="Times New Roman" w:hAnsi="Times New Roman" w:eastAsia="Arial" w:cs="Times New Roman"/>
        </w:rPr>
        <w:t>GridSearch</w:t>
      </w:r>
      <w:r w:rsidRPr="00841D44" w:rsidR="27A9B6B7">
        <w:rPr>
          <w:rFonts w:ascii="Times New Roman" w:hAnsi="Times New Roman" w:eastAsia="Arial" w:cs="Times New Roman"/>
        </w:rPr>
        <w:t>CV</w:t>
      </w:r>
      <w:proofErr w:type="spellEnd"/>
      <w:r w:rsidRPr="00841D44">
        <w:rPr>
          <w:rFonts w:ascii="Times New Roman" w:hAnsi="Times New Roman" w:eastAsia="Arial" w:cs="Times New Roman"/>
        </w:rPr>
        <w:t>)</w:t>
      </w:r>
    </w:p>
    <w:p w:rsidRPr="00841D44" w:rsidR="0C2CB6FB" w:rsidP="00111FBA" w:rsidRDefault="0C2CB6FB" w14:paraId="20D85F94" w14:textId="5004A40C">
      <w:pPr>
        <w:pStyle w:val="ListParagraph"/>
        <w:numPr>
          <w:ilvl w:val="0"/>
          <w:numId w:val="12"/>
        </w:numPr>
        <w:spacing w:before="240" w:after="240"/>
        <w:rPr>
          <w:rFonts w:ascii="Times New Roman" w:hAnsi="Times New Roman" w:eastAsia="Arial" w:cs="Times New Roman"/>
        </w:rPr>
      </w:pPr>
      <w:r w:rsidRPr="00841D44">
        <w:rPr>
          <w:rFonts w:ascii="Times New Roman" w:hAnsi="Times New Roman" w:eastAsia="Arial" w:cs="Times New Roman"/>
        </w:rPr>
        <w:t xml:space="preserve">Model 3 (With Feature Selection, No </w:t>
      </w:r>
      <w:proofErr w:type="spellStart"/>
      <w:r w:rsidRPr="00841D44">
        <w:rPr>
          <w:rFonts w:ascii="Times New Roman" w:hAnsi="Times New Roman" w:eastAsia="Arial" w:cs="Times New Roman"/>
        </w:rPr>
        <w:t>GridSearch</w:t>
      </w:r>
      <w:r w:rsidRPr="00841D44" w:rsidR="6182DD84">
        <w:rPr>
          <w:rFonts w:ascii="Times New Roman" w:hAnsi="Times New Roman" w:eastAsia="Arial" w:cs="Times New Roman"/>
        </w:rPr>
        <w:t>CV</w:t>
      </w:r>
      <w:proofErr w:type="spellEnd"/>
      <w:r w:rsidRPr="00841D44">
        <w:rPr>
          <w:rFonts w:ascii="Times New Roman" w:hAnsi="Times New Roman" w:eastAsia="Arial" w:cs="Times New Roman"/>
        </w:rPr>
        <w:t>)</w:t>
      </w:r>
    </w:p>
    <w:p w:rsidRPr="00841D44" w:rsidR="0C2CB6FB" w:rsidP="00111FBA" w:rsidRDefault="0C2CB6FB" w14:paraId="60DBFD89" w14:textId="28B61F38">
      <w:pPr>
        <w:pStyle w:val="ListParagraph"/>
        <w:numPr>
          <w:ilvl w:val="0"/>
          <w:numId w:val="12"/>
        </w:numPr>
        <w:spacing w:before="240" w:after="240"/>
        <w:rPr>
          <w:rFonts w:ascii="Times New Roman" w:hAnsi="Times New Roman" w:eastAsia="Arial" w:cs="Times New Roman"/>
        </w:rPr>
      </w:pPr>
      <w:r w:rsidRPr="00841D44">
        <w:rPr>
          <w:rFonts w:ascii="Times New Roman" w:hAnsi="Times New Roman" w:eastAsia="Arial" w:cs="Times New Roman"/>
        </w:rPr>
        <w:t xml:space="preserve">Model 4 (With Feature Selection, With </w:t>
      </w:r>
      <w:proofErr w:type="spellStart"/>
      <w:r w:rsidRPr="00841D44">
        <w:rPr>
          <w:rFonts w:ascii="Times New Roman" w:hAnsi="Times New Roman" w:eastAsia="Arial" w:cs="Times New Roman"/>
        </w:rPr>
        <w:t>GridSearch</w:t>
      </w:r>
      <w:r w:rsidRPr="00841D44" w:rsidR="67A3C164">
        <w:rPr>
          <w:rFonts w:ascii="Times New Roman" w:hAnsi="Times New Roman" w:eastAsia="Arial" w:cs="Times New Roman"/>
        </w:rPr>
        <w:t>CV</w:t>
      </w:r>
      <w:proofErr w:type="spellEnd"/>
      <w:r w:rsidRPr="00841D44">
        <w:rPr>
          <w:rFonts w:ascii="Times New Roman" w:hAnsi="Times New Roman" w:eastAsia="Arial" w:cs="Times New Roman"/>
        </w:rPr>
        <w:t>)</w:t>
      </w:r>
    </w:p>
    <w:p w:rsidRPr="00841D44" w:rsidR="0C2CB6FB" w:rsidP="00925E58" w:rsidRDefault="0C2CB6FB" w14:paraId="7C3FB5C3" w14:textId="60B099A6">
      <w:pPr>
        <w:spacing w:before="240" w:after="240"/>
        <w:rPr>
          <w:rFonts w:ascii="Times New Roman" w:hAnsi="Times New Roman" w:eastAsia="Arial" w:cs="Times New Roman"/>
        </w:rPr>
      </w:pPr>
      <w:r w:rsidRPr="00841D44">
        <w:rPr>
          <w:rFonts w:ascii="Times New Roman" w:hAnsi="Times New Roman" w:eastAsia="Arial" w:cs="Times New Roman"/>
        </w:rPr>
        <w:t>Each model was evaluated based on its ability to classify instances of "Disease" vs. "No Disease."</w:t>
      </w:r>
    </w:p>
    <w:p w:rsidRPr="00841D44" w:rsidR="7056614D" w:rsidP="21350CBB" w:rsidRDefault="7056614D" w14:paraId="6F896DF8" w14:textId="0A1AAE44" w14:noSpellErr="1">
      <w:pPr>
        <w:pStyle w:val="Heading2"/>
        <w:spacing w:line="259" w:lineRule="auto"/>
        <w:rPr>
          <w:rFonts w:ascii="Times New Roman" w:hAnsi="Times New Roman" w:eastAsia="Arial" w:cs="Times New Roman"/>
          <w:sz w:val="24"/>
          <w:szCs w:val="24"/>
        </w:rPr>
      </w:pPr>
      <w:bookmarkStart w:name="_Toc624827884" w:id="159029759"/>
      <w:r w:rsidRPr="2F9D4C03" w:rsidR="7056614D">
        <w:rPr>
          <w:rFonts w:ascii="Times New Roman" w:hAnsi="Times New Roman" w:eastAsia="Arial" w:cs="Times New Roman"/>
          <w:sz w:val="24"/>
          <w:szCs w:val="24"/>
        </w:rPr>
        <w:t xml:space="preserve">Overfitting </w:t>
      </w:r>
      <w:r w:rsidRPr="2F9D4C03" w:rsidR="71BE68A0">
        <w:rPr>
          <w:rFonts w:ascii="Times New Roman" w:hAnsi="Times New Roman" w:eastAsia="Arial" w:cs="Times New Roman"/>
          <w:sz w:val="24"/>
          <w:szCs w:val="24"/>
        </w:rPr>
        <w:t>Challenges</w:t>
      </w:r>
      <w:bookmarkEnd w:id="159029759"/>
    </w:p>
    <w:p w:rsidRPr="00841D44" w:rsidR="7E8503D7" w:rsidP="00925E58" w:rsidRDefault="71BE68A0" w14:paraId="0F04673B" w14:textId="2E75DD4A">
      <w:pPr>
        <w:rPr>
          <w:rFonts w:ascii="Times New Roman" w:hAnsi="Times New Roman" w:eastAsia="Arial" w:cs="Times New Roman"/>
        </w:rPr>
      </w:pPr>
      <w:r w:rsidRPr="00841D44">
        <w:rPr>
          <w:rFonts w:ascii="Times New Roman" w:hAnsi="Times New Roman" w:eastAsia="Arial" w:cs="Times New Roman"/>
        </w:rPr>
        <w:t xml:space="preserve">We experimented extensively with </w:t>
      </w:r>
      <w:proofErr w:type="spellStart"/>
      <w:r w:rsidRPr="00841D44">
        <w:rPr>
          <w:rFonts w:ascii="Times New Roman" w:hAnsi="Times New Roman" w:eastAsia="Arial" w:cs="Times New Roman"/>
        </w:rPr>
        <w:t>RandomForestClassifier</w:t>
      </w:r>
      <w:proofErr w:type="spellEnd"/>
      <w:r w:rsidRPr="00841D44">
        <w:rPr>
          <w:rFonts w:ascii="Times New Roman" w:hAnsi="Times New Roman" w:eastAsia="Arial" w:cs="Times New Roman"/>
        </w:rPr>
        <w:t xml:space="preserve">, but the model continued to overfit, suggesting that there may be underlying issues with the dataset itself. The dataset may </w:t>
      </w:r>
      <w:r w:rsidRPr="00841D44" w:rsidR="74F92CEB">
        <w:rPr>
          <w:rFonts w:ascii="Times New Roman" w:hAnsi="Times New Roman" w:eastAsia="Arial" w:cs="Times New Roman"/>
        </w:rPr>
        <w:t>have</w:t>
      </w:r>
      <w:r w:rsidRPr="00841D44">
        <w:rPr>
          <w:rFonts w:ascii="Times New Roman" w:hAnsi="Times New Roman" w:eastAsia="Arial" w:cs="Times New Roman"/>
        </w:rPr>
        <w:t xml:space="preserve"> features that allow the model to memorize patterns too well rather than generalizing them</w:t>
      </w:r>
      <w:r w:rsidRPr="00841D44" w:rsidR="388151CA">
        <w:rPr>
          <w:rFonts w:ascii="Times New Roman" w:hAnsi="Times New Roman" w:eastAsia="Arial" w:cs="Times New Roman"/>
        </w:rPr>
        <w:t>.</w:t>
      </w:r>
    </w:p>
    <w:p w:rsidRPr="00841D44" w:rsidR="6554A32D" w:rsidP="00925E58" w:rsidRDefault="6554A32D" w14:paraId="1DFD6A75" w14:textId="6E91A44A">
      <w:pPr>
        <w:rPr>
          <w:rFonts w:ascii="Times New Roman" w:hAnsi="Times New Roman" w:eastAsia="Arial" w:cs="Times New Roman"/>
        </w:rPr>
      </w:pPr>
      <w:r w:rsidRPr="00841D44">
        <w:rPr>
          <w:rFonts w:ascii="Times New Roman" w:hAnsi="Times New Roman" w:eastAsia="Arial" w:cs="Times New Roman"/>
        </w:rPr>
        <w:t xml:space="preserve">To address this, we focused on tuning </w:t>
      </w:r>
      <w:proofErr w:type="spellStart"/>
      <w:r w:rsidRPr="00841D44">
        <w:rPr>
          <w:rFonts w:ascii="Times New Roman" w:hAnsi="Times New Roman" w:eastAsia="Arial" w:cs="Times New Roman"/>
        </w:rPr>
        <w:t>max_depth</w:t>
      </w:r>
      <w:proofErr w:type="spellEnd"/>
      <w:r w:rsidRPr="00841D44">
        <w:rPr>
          <w:rFonts w:ascii="Times New Roman" w:hAnsi="Times New Roman" w:eastAsia="Arial" w:cs="Times New Roman"/>
        </w:rPr>
        <w:t xml:space="preserve">, which controls the depth of each tree. A deeper tree allows the model to capture more complexity but also risks overfitting. To counteract this, we tested multiple values for </w:t>
      </w:r>
      <w:proofErr w:type="spellStart"/>
      <w:r w:rsidRPr="00841D44">
        <w:rPr>
          <w:rFonts w:ascii="Times New Roman" w:hAnsi="Times New Roman" w:eastAsia="Arial" w:cs="Times New Roman"/>
        </w:rPr>
        <w:t>max_depth</w:t>
      </w:r>
      <w:proofErr w:type="spellEnd"/>
      <w:r w:rsidRPr="00841D44">
        <w:rPr>
          <w:rFonts w:ascii="Times New Roman" w:hAnsi="Times New Roman" w:eastAsia="Arial" w:cs="Times New Roman"/>
        </w:rPr>
        <w:t xml:space="preserve">, ranging from shallow trees (depth=2) to more complex ones (depth=5), to </w:t>
      </w:r>
      <w:r w:rsidRPr="00841D44" w:rsidR="7E0C59D8">
        <w:rPr>
          <w:rFonts w:ascii="Times New Roman" w:hAnsi="Times New Roman" w:eastAsia="Arial" w:cs="Times New Roman"/>
        </w:rPr>
        <w:t>see</w:t>
      </w:r>
      <w:r w:rsidRPr="00841D44">
        <w:rPr>
          <w:rFonts w:ascii="Times New Roman" w:hAnsi="Times New Roman" w:eastAsia="Arial" w:cs="Times New Roman"/>
        </w:rPr>
        <w:t xml:space="preserve"> its impact on performance.</w:t>
      </w:r>
    </w:p>
    <w:p w:rsidRPr="00841D44" w:rsidR="7E8503D7" w:rsidP="21350CBB" w:rsidRDefault="7D114880" w14:paraId="2CFA2AE8" w14:textId="2532789F" w14:noSpellErr="1">
      <w:pPr>
        <w:pStyle w:val="Heading2"/>
        <w:spacing w:line="259" w:lineRule="auto"/>
        <w:rPr>
          <w:rFonts w:ascii="Times New Roman" w:hAnsi="Times New Roman" w:eastAsia="Arial" w:cs="Times New Roman"/>
          <w:sz w:val="24"/>
          <w:szCs w:val="24"/>
        </w:rPr>
      </w:pPr>
      <w:bookmarkStart w:name="_Toc1233787813" w:id="1147521570"/>
      <w:r w:rsidRPr="2F9D4C03" w:rsidR="7D114880">
        <w:rPr>
          <w:rFonts w:ascii="Times New Roman" w:hAnsi="Times New Roman" w:eastAsia="Arial" w:cs="Times New Roman"/>
          <w:sz w:val="24"/>
          <w:szCs w:val="24"/>
        </w:rPr>
        <w:t>Hyperparameters Tuning and Its Role</w:t>
      </w:r>
      <w:bookmarkEnd w:id="1147521570"/>
    </w:p>
    <w:p w:rsidRPr="00841D44" w:rsidR="7D114880" w:rsidP="21350CBB" w:rsidRDefault="3E693D2A" w14:paraId="7A52CFBF" w14:textId="18756DAF">
      <w:pPr>
        <w:spacing w:line="259" w:lineRule="auto"/>
        <w:rPr>
          <w:rFonts w:ascii="Times New Roman" w:hAnsi="Times New Roman" w:eastAsia="Arial" w:cs="Times New Roman"/>
        </w:rPr>
      </w:pPr>
      <w:proofErr w:type="spellStart"/>
      <w:r w:rsidRPr="00841D44">
        <w:rPr>
          <w:rFonts w:ascii="Times New Roman" w:hAnsi="Times New Roman" w:eastAsia="Arial" w:cs="Times New Roman"/>
        </w:rPr>
        <w:t>GridSeachCV</w:t>
      </w:r>
      <w:proofErr w:type="spellEnd"/>
      <w:r w:rsidRPr="00841D44">
        <w:rPr>
          <w:rFonts w:ascii="Times New Roman" w:hAnsi="Times New Roman" w:eastAsia="Arial" w:cs="Times New Roman"/>
        </w:rPr>
        <w:t xml:space="preserve"> was employed to </w:t>
      </w:r>
      <w:bookmarkStart w:name="_Int_8WtECqL3" w:id="36"/>
      <w:r w:rsidRPr="00841D44">
        <w:rPr>
          <w:rFonts w:ascii="Times New Roman" w:hAnsi="Times New Roman" w:eastAsia="Arial" w:cs="Times New Roman"/>
        </w:rPr>
        <w:t>optimize</w:t>
      </w:r>
      <w:bookmarkEnd w:id="36"/>
      <w:r w:rsidRPr="00841D44">
        <w:rPr>
          <w:rFonts w:ascii="Times New Roman" w:hAnsi="Times New Roman" w:eastAsia="Arial" w:cs="Times New Roman"/>
        </w:rPr>
        <w:t xml:space="preserve"> </w:t>
      </w:r>
      <w:r w:rsidRPr="00841D44" w:rsidR="0E667769">
        <w:rPr>
          <w:rFonts w:ascii="Times New Roman" w:hAnsi="Times New Roman" w:eastAsia="Arial" w:cs="Times New Roman"/>
        </w:rPr>
        <w:t>hyperparameters</w:t>
      </w:r>
      <w:r w:rsidRPr="00841D44">
        <w:rPr>
          <w:rFonts w:ascii="Times New Roman" w:hAnsi="Times New Roman" w:eastAsia="Arial" w:cs="Times New Roman"/>
        </w:rPr>
        <w:t xml:space="preserve">, focusing on </w:t>
      </w:r>
      <w:proofErr w:type="spellStart"/>
      <w:r w:rsidRPr="00841D44">
        <w:rPr>
          <w:rFonts w:ascii="Times New Roman" w:hAnsi="Times New Roman" w:eastAsia="Arial" w:cs="Times New Roman"/>
        </w:rPr>
        <w:t>max_depth</w:t>
      </w:r>
      <w:proofErr w:type="spellEnd"/>
      <w:r w:rsidRPr="00841D44">
        <w:rPr>
          <w:rFonts w:ascii="Times New Roman" w:hAnsi="Times New Roman" w:eastAsia="Arial" w:cs="Times New Roman"/>
        </w:rPr>
        <w:t xml:space="preserve">, </w:t>
      </w:r>
      <w:proofErr w:type="spellStart"/>
      <w:r w:rsidRPr="00841D44">
        <w:rPr>
          <w:rFonts w:ascii="Times New Roman" w:hAnsi="Times New Roman" w:eastAsia="Arial" w:cs="Times New Roman"/>
        </w:rPr>
        <w:t>n_estimators</w:t>
      </w:r>
      <w:proofErr w:type="spellEnd"/>
      <w:r w:rsidRPr="00841D44">
        <w:rPr>
          <w:rFonts w:ascii="Times New Roman" w:hAnsi="Times New Roman" w:eastAsia="Arial" w:cs="Times New Roman"/>
        </w:rPr>
        <w:t xml:space="preserve">, and </w:t>
      </w:r>
      <w:proofErr w:type="spellStart"/>
      <w:r w:rsidRPr="00841D44">
        <w:rPr>
          <w:rFonts w:ascii="Times New Roman" w:hAnsi="Times New Roman" w:eastAsia="Arial" w:cs="Times New Roman"/>
        </w:rPr>
        <w:t>min_samples</w:t>
      </w:r>
      <w:proofErr w:type="spellEnd"/>
      <w:r w:rsidRPr="00841D44" w:rsidR="372BB478">
        <w:rPr>
          <w:rFonts w:ascii="Times New Roman" w:hAnsi="Times New Roman" w:eastAsia="Arial" w:cs="Times New Roman"/>
        </w:rPr>
        <w:t xml:space="preserve"> These</w:t>
      </w:r>
      <w:r w:rsidRPr="00841D44">
        <w:rPr>
          <w:rFonts w:ascii="Times New Roman" w:hAnsi="Times New Roman" w:eastAsia="Arial" w:cs="Times New Roman"/>
        </w:rPr>
        <w:t xml:space="preserve"> adjust</w:t>
      </w:r>
      <w:r w:rsidRPr="00841D44" w:rsidR="60A16D73">
        <w:rPr>
          <w:rFonts w:ascii="Times New Roman" w:hAnsi="Times New Roman" w:eastAsia="Arial" w:cs="Times New Roman"/>
        </w:rPr>
        <w:t>ment</w:t>
      </w:r>
      <w:r w:rsidRPr="00841D44">
        <w:rPr>
          <w:rFonts w:ascii="Times New Roman" w:hAnsi="Times New Roman" w:eastAsia="Arial" w:cs="Times New Roman"/>
        </w:rPr>
        <w:t xml:space="preserve">s aimed to reduce overfitting while </w:t>
      </w:r>
      <w:r w:rsidRPr="00841D44" w:rsidR="2CEDD577">
        <w:rPr>
          <w:rFonts w:ascii="Times New Roman" w:hAnsi="Times New Roman" w:eastAsia="Arial" w:cs="Times New Roman"/>
        </w:rPr>
        <w:t>keeping</w:t>
      </w:r>
      <w:r w:rsidRPr="00841D44">
        <w:rPr>
          <w:rFonts w:ascii="Times New Roman" w:hAnsi="Times New Roman" w:eastAsia="Arial" w:cs="Times New Roman"/>
        </w:rPr>
        <w:t xml:space="preserve"> hi</w:t>
      </w:r>
      <w:r w:rsidRPr="00841D44" w:rsidR="75055FA0">
        <w:rPr>
          <w:rFonts w:ascii="Times New Roman" w:hAnsi="Times New Roman" w:eastAsia="Arial" w:cs="Times New Roman"/>
        </w:rPr>
        <w:t xml:space="preserve">gh </w:t>
      </w:r>
      <w:r w:rsidRPr="00841D44" w:rsidR="69931C49">
        <w:rPr>
          <w:rFonts w:ascii="Times New Roman" w:hAnsi="Times New Roman" w:eastAsia="Arial" w:cs="Times New Roman"/>
        </w:rPr>
        <w:t>accuracy</w:t>
      </w:r>
      <w:r w:rsidRPr="00841D44" w:rsidR="75055FA0">
        <w:rPr>
          <w:rFonts w:ascii="Times New Roman" w:hAnsi="Times New Roman" w:eastAsia="Arial" w:cs="Times New Roman"/>
        </w:rPr>
        <w:t xml:space="preserve"> and recall.</w:t>
      </w:r>
    </w:p>
    <w:p w:rsidRPr="00841D44" w:rsidR="7D114880" w:rsidP="21350CBB" w:rsidRDefault="7D114880" w14:paraId="5674F851" w14:textId="18B9EDEE" w14:noSpellErr="1">
      <w:pPr>
        <w:pStyle w:val="Heading2"/>
        <w:rPr>
          <w:rFonts w:ascii="Times New Roman" w:hAnsi="Times New Roman" w:eastAsia="Arial" w:cs="Times New Roman"/>
          <w:sz w:val="24"/>
          <w:szCs w:val="24"/>
        </w:rPr>
      </w:pPr>
      <w:bookmarkStart w:name="_Toc1644923835" w:id="138163397"/>
      <w:r w:rsidRPr="2F9D4C03" w:rsidR="7D114880">
        <w:rPr>
          <w:rFonts w:ascii="Times New Roman" w:hAnsi="Times New Roman" w:eastAsia="Arial" w:cs="Times New Roman"/>
          <w:sz w:val="24"/>
          <w:szCs w:val="24"/>
        </w:rPr>
        <w:t>Findings</w:t>
      </w:r>
      <w:bookmarkEnd w:id="138163397"/>
    </w:p>
    <w:p w:rsidRPr="00841D44" w:rsidR="1D4F4DD1" w:rsidP="21350CBB" w:rsidRDefault="795D0E2C" w14:paraId="591ACCCC" w14:textId="42C03889" w14:noSpellErr="1">
      <w:pPr>
        <w:pStyle w:val="Heading3"/>
        <w:rPr>
          <w:rFonts w:ascii="Times New Roman" w:hAnsi="Times New Roman" w:eastAsia="Arial" w:cs="Times New Roman"/>
          <w:sz w:val="24"/>
          <w:szCs w:val="24"/>
        </w:rPr>
      </w:pPr>
      <w:bookmarkStart w:name="_Toc1211395255" w:id="1835063798"/>
      <w:r w:rsidRPr="2F9D4C03" w:rsidR="795D0E2C">
        <w:rPr>
          <w:rFonts w:ascii="Times New Roman" w:hAnsi="Times New Roman" w:eastAsia="Arial" w:cs="Times New Roman"/>
          <w:sz w:val="24"/>
          <w:szCs w:val="24"/>
        </w:rPr>
        <w:t>Model Accuracy Comparison</w:t>
      </w:r>
      <w:bookmarkEnd w:id="1835063798"/>
    </w:p>
    <w:p w:rsidRPr="00841D44" w:rsidR="1D4F4DD1" w:rsidP="21350CBB" w:rsidRDefault="795D0E2C" w14:paraId="7DF0E97A" w14:textId="749304BD">
      <w:pPr>
        <w:pStyle w:val="Heading4"/>
        <w:spacing w:before="0" w:after="0" w:line="259" w:lineRule="auto"/>
        <w:rPr>
          <w:rFonts w:ascii="Times New Roman" w:hAnsi="Times New Roman" w:eastAsia="Arial" w:cs="Times New Roman"/>
        </w:rPr>
      </w:pPr>
      <w:r w:rsidRPr="00841D44">
        <w:rPr>
          <w:rFonts w:ascii="Times New Roman" w:hAnsi="Times New Roman" w:eastAsia="Arial" w:cs="Times New Roman"/>
        </w:rPr>
        <w:t xml:space="preserve">Base Model (No Feature Selection, No </w:t>
      </w:r>
      <w:proofErr w:type="spellStart"/>
      <w:r w:rsidRPr="00841D44">
        <w:rPr>
          <w:rFonts w:ascii="Times New Roman" w:hAnsi="Times New Roman" w:eastAsia="Arial" w:cs="Times New Roman"/>
        </w:rPr>
        <w:t>GridSearchCV</w:t>
      </w:r>
      <w:proofErr w:type="spellEnd"/>
      <w:r w:rsidRPr="00841D44">
        <w:rPr>
          <w:rFonts w:ascii="Times New Roman" w:hAnsi="Times New Roman" w:eastAsia="Arial" w:cs="Times New Roman"/>
        </w:rPr>
        <w:t>)</w:t>
      </w:r>
    </w:p>
    <w:p w:rsidRPr="00841D44" w:rsidR="1D4F4DD1" w:rsidP="4BB64A9A" w:rsidRDefault="795D0E2C" w14:paraId="51E13ADE" w14:textId="265CB38D">
      <w:pPr>
        <w:pStyle w:val="ListParagraph"/>
        <w:numPr>
          <w:ilvl w:val="0"/>
          <w:numId w:val="22"/>
        </w:numPr>
        <w:spacing w:line="259" w:lineRule="auto"/>
        <w:ind w:left="720"/>
        <w:rPr>
          <w:rFonts w:ascii="Times New Roman" w:hAnsi="Times New Roman" w:eastAsia="Arial" w:cs="Times New Roman"/>
        </w:rPr>
      </w:pPr>
      <w:r w:rsidRPr="00841D44">
        <w:rPr>
          <w:rFonts w:ascii="Times New Roman" w:hAnsi="Times New Roman" w:eastAsia="Arial" w:cs="Times New Roman"/>
        </w:rPr>
        <w:t>Training Accuracy: 1.0</w:t>
      </w:r>
    </w:p>
    <w:p w:rsidRPr="00841D44" w:rsidR="1D4F4DD1" w:rsidP="4BB64A9A" w:rsidRDefault="795D0E2C" w14:paraId="618FEDAA" w14:textId="5056C0F0">
      <w:pPr>
        <w:pStyle w:val="ListParagraph"/>
        <w:numPr>
          <w:ilvl w:val="0"/>
          <w:numId w:val="22"/>
        </w:numPr>
        <w:spacing w:line="259" w:lineRule="auto"/>
        <w:ind w:left="720"/>
        <w:rPr>
          <w:rFonts w:ascii="Times New Roman" w:hAnsi="Times New Roman" w:eastAsia="Arial" w:cs="Times New Roman"/>
        </w:rPr>
      </w:pPr>
      <w:r w:rsidRPr="00841D44">
        <w:rPr>
          <w:rFonts w:ascii="Times New Roman" w:hAnsi="Times New Roman" w:eastAsia="Arial" w:cs="Times New Roman"/>
        </w:rPr>
        <w:t>Test Accuracy: 1.0</w:t>
      </w:r>
    </w:p>
    <w:p w:rsidRPr="00841D44" w:rsidR="1D4F4DD1" w:rsidP="21350CBB" w:rsidRDefault="795D0E2C" w14:paraId="7BDA4E2C" w14:textId="3AC328DA">
      <w:pPr>
        <w:pStyle w:val="Heading4"/>
        <w:spacing w:before="0" w:after="0" w:line="259" w:lineRule="auto"/>
        <w:rPr>
          <w:rFonts w:ascii="Times New Roman" w:hAnsi="Times New Roman" w:eastAsia="Arial" w:cs="Times New Roman"/>
        </w:rPr>
      </w:pPr>
      <w:r w:rsidRPr="00841D44">
        <w:rPr>
          <w:rFonts w:ascii="Times New Roman" w:hAnsi="Times New Roman" w:eastAsia="Arial" w:cs="Times New Roman"/>
        </w:rPr>
        <w:t xml:space="preserve">Tuned Model (No Feature Selection, With </w:t>
      </w:r>
      <w:proofErr w:type="spellStart"/>
      <w:r w:rsidRPr="00841D44">
        <w:rPr>
          <w:rFonts w:ascii="Times New Roman" w:hAnsi="Times New Roman" w:eastAsia="Arial" w:cs="Times New Roman"/>
        </w:rPr>
        <w:t>GridSearchCV</w:t>
      </w:r>
      <w:proofErr w:type="spellEnd"/>
      <w:r w:rsidRPr="00841D44">
        <w:rPr>
          <w:rFonts w:ascii="Times New Roman" w:hAnsi="Times New Roman" w:eastAsia="Arial" w:cs="Times New Roman"/>
        </w:rPr>
        <w:t>)</w:t>
      </w:r>
    </w:p>
    <w:p w:rsidRPr="00841D44" w:rsidR="1D4F4DD1" w:rsidP="7A3B4136" w:rsidRDefault="086FBBC8" w14:paraId="68157E19" w14:textId="727E2189">
      <w:pPr>
        <w:pStyle w:val="ListParagraph"/>
        <w:numPr>
          <w:ilvl w:val="0"/>
          <w:numId w:val="29"/>
        </w:numPr>
        <w:spacing w:line="259" w:lineRule="auto"/>
        <w:ind w:left="720"/>
        <w:rPr>
          <w:rFonts w:ascii="Times New Roman" w:hAnsi="Times New Roman" w:eastAsia="Arial" w:cs="Times New Roman"/>
        </w:rPr>
      </w:pPr>
      <w:r w:rsidRPr="00841D44">
        <w:rPr>
          <w:rFonts w:ascii="Times New Roman" w:hAnsi="Times New Roman" w:eastAsia="Arial" w:cs="Times New Roman"/>
        </w:rPr>
        <w:t>Training Accuracy: 0.9392</w:t>
      </w:r>
    </w:p>
    <w:p w:rsidRPr="00841D44" w:rsidR="1D4F4DD1" w:rsidP="7A3B4136" w:rsidRDefault="086FBBC8" w14:paraId="06AC5645" w14:textId="2561F696">
      <w:pPr>
        <w:pStyle w:val="ListParagraph"/>
        <w:numPr>
          <w:ilvl w:val="0"/>
          <w:numId w:val="29"/>
        </w:numPr>
        <w:spacing w:line="259" w:lineRule="auto"/>
        <w:ind w:left="720"/>
        <w:rPr>
          <w:rFonts w:ascii="Times New Roman" w:hAnsi="Times New Roman" w:eastAsia="Arial" w:cs="Times New Roman"/>
        </w:rPr>
      </w:pPr>
      <w:r w:rsidRPr="00841D44">
        <w:rPr>
          <w:rFonts w:ascii="Times New Roman" w:hAnsi="Times New Roman" w:eastAsia="Arial" w:cs="Times New Roman"/>
        </w:rPr>
        <w:t>Test Accuracy: 0.9138</w:t>
      </w:r>
    </w:p>
    <w:p w:rsidRPr="00841D44" w:rsidR="1D4F4DD1" w:rsidP="21350CBB" w:rsidRDefault="795D0E2C" w14:paraId="1CC553C7" w14:textId="58783B59">
      <w:pPr>
        <w:pStyle w:val="Heading4"/>
        <w:spacing w:before="0" w:after="0" w:line="259" w:lineRule="auto"/>
        <w:rPr>
          <w:rFonts w:ascii="Times New Roman" w:hAnsi="Times New Roman" w:eastAsia="Arial" w:cs="Times New Roman"/>
        </w:rPr>
      </w:pPr>
      <w:r w:rsidRPr="00841D44">
        <w:rPr>
          <w:rFonts w:ascii="Times New Roman" w:hAnsi="Times New Roman" w:eastAsia="Arial" w:cs="Times New Roman"/>
        </w:rPr>
        <w:t xml:space="preserve">Feature Selected Model (With Feature Selection, No </w:t>
      </w:r>
      <w:proofErr w:type="spellStart"/>
      <w:r w:rsidRPr="00841D44">
        <w:rPr>
          <w:rFonts w:ascii="Times New Roman" w:hAnsi="Times New Roman" w:eastAsia="Arial" w:cs="Times New Roman"/>
        </w:rPr>
        <w:t>GridSearchCV</w:t>
      </w:r>
      <w:proofErr w:type="spellEnd"/>
      <w:r w:rsidRPr="00841D44">
        <w:rPr>
          <w:rFonts w:ascii="Times New Roman" w:hAnsi="Times New Roman" w:eastAsia="Arial" w:cs="Times New Roman"/>
        </w:rPr>
        <w:t>)</w:t>
      </w:r>
    </w:p>
    <w:p w:rsidRPr="00841D44" w:rsidR="1D4F4DD1" w:rsidP="7A3B4136" w:rsidRDefault="086FBBC8" w14:paraId="2692A12F" w14:textId="0752AD5D">
      <w:pPr>
        <w:pStyle w:val="ListParagraph"/>
        <w:numPr>
          <w:ilvl w:val="0"/>
          <w:numId w:val="29"/>
        </w:numPr>
        <w:spacing w:line="259" w:lineRule="auto"/>
        <w:ind w:left="720"/>
        <w:rPr>
          <w:rFonts w:ascii="Times New Roman" w:hAnsi="Times New Roman" w:eastAsia="Arial" w:cs="Times New Roman"/>
        </w:rPr>
      </w:pPr>
      <w:r w:rsidRPr="00841D44">
        <w:rPr>
          <w:rFonts w:ascii="Times New Roman" w:hAnsi="Times New Roman" w:eastAsia="Arial" w:cs="Times New Roman"/>
        </w:rPr>
        <w:t>Training Accuracy: 0.9466</w:t>
      </w:r>
    </w:p>
    <w:p w:rsidRPr="00841D44" w:rsidR="1D4F4DD1" w:rsidP="7A3B4136" w:rsidRDefault="086FBBC8" w14:paraId="72023F92" w14:textId="0949D7AD">
      <w:pPr>
        <w:pStyle w:val="ListParagraph"/>
        <w:numPr>
          <w:ilvl w:val="0"/>
          <w:numId w:val="29"/>
        </w:numPr>
        <w:spacing w:line="259" w:lineRule="auto"/>
        <w:ind w:left="720"/>
        <w:rPr>
          <w:rFonts w:ascii="Times New Roman" w:hAnsi="Times New Roman" w:eastAsia="Arial" w:cs="Times New Roman"/>
        </w:rPr>
      </w:pPr>
      <w:r w:rsidRPr="00841D44">
        <w:rPr>
          <w:rFonts w:ascii="Times New Roman" w:hAnsi="Times New Roman" w:eastAsia="Arial" w:cs="Times New Roman"/>
        </w:rPr>
        <w:t>Test Accuracy: 0.8931</w:t>
      </w:r>
    </w:p>
    <w:p w:rsidRPr="00841D44" w:rsidR="1D4F4DD1" w:rsidP="21350CBB" w:rsidRDefault="795D0E2C" w14:paraId="1B96E1FC" w14:textId="6ED46BBF">
      <w:pPr>
        <w:pStyle w:val="Heading4"/>
        <w:spacing w:before="0" w:after="0" w:line="259" w:lineRule="auto"/>
        <w:rPr>
          <w:rFonts w:ascii="Times New Roman" w:hAnsi="Times New Roman" w:eastAsia="Arial" w:cs="Times New Roman"/>
        </w:rPr>
      </w:pPr>
      <w:r w:rsidRPr="00841D44">
        <w:rPr>
          <w:rFonts w:ascii="Times New Roman" w:hAnsi="Times New Roman" w:eastAsia="Arial" w:cs="Times New Roman"/>
        </w:rPr>
        <w:t xml:space="preserve">Tuned Feature Selected Model (With Feature Selection, With </w:t>
      </w:r>
      <w:proofErr w:type="spellStart"/>
      <w:r w:rsidRPr="00841D44">
        <w:rPr>
          <w:rFonts w:ascii="Times New Roman" w:hAnsi="Times New Roman" w:eastAsia="Arial" w:cs="Times New Roman"/>
        </w:rPr>
        <w:t>GridSearchCV</w:t>
      </w:r>
      <w:proofErr w:type="spellEnd"/>
      <w:r w:rsidRPr="00841D44">
        <w:rPr>
          <w:rFonts w:ascii="Times New Roman" w:hAnsi="Times New Roman" w:eastAsia="Arial" w:cs="Times New Roman"/>
        </w:rPr>
        <w:t>)</w:t>
      </w:r>
    </w:p>
    <w:p w:rsidRPr="00841D44" w:rsidR="1D4F4DD1" w:rsidP="7A3B4136" w:rsidRDefault="086FBBC8" w14:paraId="0F998274" w14:textId="09EF5E9C">
      <w:pPr>
        <w:pStyle w:val="ListParagraph"/>
        <w:numPr>
          <w:ilvl w:val="0"/>
          <w:numId w:val="1"/>
        </w:numPr>
        <w:rPr>
          <w:rFonts w:ascii="Times New Roman" w:hAnsi="Times New Roman" w:eastAsia="Arial" w:cs="Times New Roman"/>
        </w:rPr>
      </w:pPr>
      <w:r w:rsidRPr="00841D44">
        <w:rPr>
          <w:rFonts w:ascii="Times New Roman" w:hAnsi="Times New Roman" w:eastAsia="Arial" w:cs="Times New Roman"/>
        </w:rPr>
        <w:t>Training Accuracy: 0.8680</w:t>
      </w:r>
    </w:p>
    <w:p w:rsidRPr="00841D44" w:rsidR="1D4F4DD1" w:rsidP="7A3B4136" w:rsidRDefault="086FBBC8" w14:paraId="1B3D01E0" w14:textId="01AF2514">
      <w:pPr>
        <w:pStyle w:val="ListParagraph"/>
        <w:numPr>
          <w:ilvl w:val="0"/>
          <w:numId w:val="1"/>
        </w:numPr>
        <w:rPr>
          <w:rFonts w:ascii="Times New Roman" w:hAnsi="Times New Roman" w:eastAsia="Arial" w:cs="Times New Roman"/>
        </w:rPr>
      </w:pPr>
      <w:r w:rsidRPr="00841D44">
        <w:rPr>
          <w:rFonts w:ascii="Times New Roman" w:hAnsi="Times New Roman" w:eastAsia="Arial" w:cs="Times New Roman"/>
        </w:rPr>
        <w:t>Test Accuracy: 0.8172</w:t>
      </w:r>
    </w:p>
    <w:p w:rsidRPr="00841D44" w:rsidR="7D114880" w:rsidP="21350CBB" w:rsidRDefault="7D114880" w14:paraId="2A580838" w14:textId="6A5CB45C" w14:noSpellErr="1">
      <w:pPr>
        <w:pStyle w:val="Heading2"/>
        <w:spacing w:line="259" w:lineRule="auto"/>
        <w:rPr>
          <w:rFonts w:ascii="Times New Roman" w:hAnsi="Times New Roman" w:eastAsia="Arial" w:cs="Times New Roman"/>
          <w:sz w:val="24"/>
          <w:szCs w:val="24"/>
        </w:rPr>
      </w:pPr>
      <w:bookmarkStart w:name="_Toc24931596" w:id="400136694"/>
      <w:r w:rsidRPr="2F9D4C03" w:rsidR="7D114880">
        <w:rPr>
          <w:rFonts w:ascii="Times New Roman" w:hAnsi="Times New Roman" w:eastAsia="Arial" w:cs="Times New Roman"/>
          <w:sz w:val="24"/>
          <w:szCs w:val="24"/>
        </w:rPr>
        <w:t>Results and Evaluation</w:t>
      </w:r>
      <w:bookmarkEnd w:id="400136694"/>
    </w:p>
    <w:p w:rsidRPr="00841D44" w:rsidR="1D4F4DD1" w:rsidP="635FE996" w:rsidRDefault="451D5637" w14:paraId="60228614" w14:textId="04A736EA">
      <w:pPr>
        <w:pStyle w:val="ListParagraph"/>
        <w:numPr>
          <w:ilvl w:val="0"/>
          <w:numId w:val="2"/>
        </w:numPr>
        <w:spacing w:line="259" w:lineRule="auto"/>
        <w:rPr>
          <w:rFonts w:ascii="Times New Roman" w:hAnsi="Times New Roman" w:eastAsia="Arial" w:cs="Times New Roman"/>
        </w:rPr>
      </w:pPr>
      <w:r w:rsidRPr="00841D44">
        <w:rPr>
          <w:rFonts w:ascii="Times New Roman" w:hAnsi="Times New Roman" w:eastAsia="Arial" w:cs="Times New Roman"/>
        </w:rPr>
        <w:t>The Base Model significantly overfits, achieving perfect accuracy on both training and test sets.</w:t>
      </w:r>
    </w:p>
    <w:p w:rsidRPr="00841D44" w:rsidR="1D4F4DD1" w:rsidP="635FE996" w:rsidRDefault="451D5637" w14:paraId="225AE987" w14:textId="130BF08B">
      <w:pPr>
        <w:pStyle w:val="ListParagraph"/>
        <w:numPr>
          <w:ilvl w:val="0"/>
          <w:numId w:val="2"/>
        </w:numPr>
        <w:spacing w:line="259" w:lineRule="auto"/>
        <w:rPr>
          <w:rFonts w:ascii="Times New Roman" w:hAnsi="Times New Roman" w:eastAsia="Arial" w:cs="Times New Roman"/>
        </w:rPr>
      </w:pPr>
      <w:r w:rsidRPr="00841D44">
        <w:rPr>
          <w:rFonts w:ascii="Times New Roman" w:hAnsi="Times New Roman" w:eastAsia="Arial" w:cs="Times New Roman"/>
        </w:rPr>
        <w:t xml:space="preserve">Applying </w:t>
      </w:r>
      <w:proofErr w:type="spellStart"/>
      <w:r w:rsidRPr="00841D44">
        <w:rPr>
          <w:rFonts w:ascii="Times New Roman" w:hAnsi="Times New Roman" w:eastAsia="Arial" w:cs="Times New Roman"/>
        </w:rPr>
        <w:t>GridSearchCV</w:t>
      </w:r>
      <w:proofErr w:type="spellEnd"/>
      <w:r w:rsidRPr="00841D44">
        <w:rPr>
          <w:rFonts w:ascii="Times New Roman" w:hAnsi="Times New Roman" w:eastAsia="Arial" w:cs="Times New Roman"/>
        </w:rPr>
        <w:t xml:space="preserve"> (Tuned Model) improved generalization, reducing the training accuracy slightly while maintaining a </w:t>
      </w:r>
      <w:r w:rsidRPr="00841D44" w:rsidR="66F00B1D">
        <w:rPr>
          <w:rFonts w:ascii="Times New Roman" w:hAnsi="Times New Roman" w:eastAsia="Arial" w:cs="Times New Roman"/>
        </w:rPr>
        <w:t>high-test</w:t>
      </w:r>
      <w:r w:rsidRPr="00841D44">
        <w:rPr>
          <w:rFonts w:ascii="Times New Roman" w:hAnsi="Times New Roman" w:eastAsia="Arial" w:cs="Times New Roman"/>
        </w:rPr>
        <w:t xml:space="preserve"> accuracy.</w:t>
      </w:r>
    </w:p>
    <w:p w:rsidRPr="00841D44" w:rsidR="1D4F4DD1" w:rsidP="635FE996" w:rsidRDefault="451D5637" w14:paraId="07D2CF84" w14:textId="2F70AE3C">
      <w:pPr>
        <w:pStyle w:val="ListParagraph"/>
        <w:numPr>
          <w:ilvl w:val="0"/>
          <w:numId w:val="2"/>
        </w:numPr>
        <w:spacing w:line="259" w:lineRule="auto"/>
        <w:rPr>
          <w:rFonts w:ascii="Times New Roman" w:hAnsi="Times New Roman" w:eastAsia="Arial" w:cs="Times New Roman"/>
        </w:rPr>
      </w:pPr>
      <w:r w:rsidRPr="00841D44">
        <w:rPr>
          <w:rFonts w:ascii="Times New Roman" w:hAnsi="Times New Roman" w:eastAsia="Arial" w:cs="Times New Roman"/>
        </w:rPr>
        <w:t>Feature Selection (Feature Selected Model) reduced overfitting slightly, but test accuracy also dropped.</w:t>
      </w:r>
    </w:p>
    <w:p w:rsidRPr="00841D44" w:rsidR="1D4F4DD1" w:rsidP="635FE996" w:rsidRDefault="451D5637" w14:paraId="7CD0DEA5" w14:textId="5CB1DFFC">
      <w:pPr>
        <w:pStyle w:val="ListParagraph"/>
        <w:numPr>
          <w:ilvl w:val="0"/>
          <w:numId w:val="2"/>
        </w:numPr>
        <w:spacing w:line="259" w:lineRule="auto"/>
        <w:rPr>
          <w:rFonts w:ascii="Times New Roman" w:hAnsi="Times New Roman" w:eastAsia="Arial" w:cs="Times New Roman"/>
        </w:rPr>
      </w:pPr>
      <w:r w:rsidRPr="00841D44">
        <w:rPr>
          <w:rFonts w:ascii="Times New Roman" w:hAnsi="Times New Roman" w:eastAsia="Arial" w:cs="Times New Roman"/>
        </w:rPr>
        <w:t xml:space="preserve">Combining Feature Selection with </w:t>
      </w:r>
      <w:proofErr w:type="spellStart"/>
      <w:r w:rsidRPr="00841D44">
        <w:rPr>
          <w:rFonts w:ascii="Times New Roman" w:hAnsi="Times New Roman" w:eastAsia="Arial" w:cs="Times New Roman"/>
        </w:rPr>
        <w:t>GridSearchCV</w:t>
      </w:r>
      <w:proofErr w:type="spellEnd"/>
      <w:r w:rsidRPr="00841D44">
        <w:rPr>
          <w:rFonts w:ascii="Times New Roman" w:hAnsi="Times New Roman" w:eastAsia="Arial" w:cs="Times New Roman"/>
        </w:rPr>
        <w:t xml:space="preserve"> (Tuned Feature Selected Model) resulted in the most balanced model, reducing overfitting the most, though at the cost of lower accuracy.</w:t>
      </w:r>
    </w:p>
    <w:p w:rsidRPr="00841D44" w:rsidR="1D4F4DD1" w:rsidP="21350CBB" w:rsidRDefault="1D4F4DD1" w14:paraId="39ACFDBC" w14:textId="0EA56707">
      <w:pPr>
        <w:rPr>
          <w:rFonts w:ascii="Times New Roman" w:hAnsi="Times New Roman" w:eastAsia="Arial" w:cs="Times New Roman"/>
          <w:b/>
        </w:rPr>
      </w:pPr>
    </w:p>
    <w:p w:rsidRPr="00841D44" w:rsidR="1D4F4DD1" w:rsidP="21350CBB" w:rsidRDefault="508B4FC7" w14:paraId="48766C1A" w14:textId="024C6FD7">
      <w:pPr>
        <w:spacing w:line="259" w:lineRule="auto"/>
        <w:rPr>
          <w:rFonts w:ascii="Times New Roman" w:hAnsi="Times New Roman" w:eastAsia="Arial" w:cs="Times New Roman"/>
        </w:rPr>
      </w:pPr>
      <w:r w:rsidRPr="00841D44">
        <w:rPr>
          <w:rFonts w:ascii="Times New Roman" w:hAnsi="Times New Roman" w:eastAsia="Arial" w:cs="Times New Roman"/>
        </w:rPr>
        <w:t>This suggests that hyperparameter tuning is more effective in reducing overfitting than feature selection alone. However, feature selection combined with tuning provides the best trade-off between accuracy</w:t>
      </w:r>
      <w:r w:rsidRPr="00841D44" w:rsidR="0E007A29">
        <w:rPr>
          <w:rFonts w:ascii="Times New Roman" w:hAnsi="Times New Roman" w:eastAsia="Arial" w:cs="Times New Roman"/>
        </w:rPr>
        <w:t>/recall</w:t>
      </w:r>
      <w:r w:rsidRPr="00841D44">
        <w:rPr>
          <w:rFonts w:ascii="Times New Roman" w:hAnsi="Times New Roman" w:eastAsia="Arial" w:cs="Times New Roman"/>
        </w:rPr>
        <w:t xml:space="preserve"> and generalization.</w:t>
      </w:r>
      <w:r w:rsidRPr="00841D44" w:rsidR="61FEB8DA">
        <w:rPr>
          <w:rFonts w:ascii="Times New Roman" w:hAnsi="Times New Roman" w:eastAsia="Arial" w:cs="Times New Roman"/>
        </w:rPr>
        <w:t xml:space="preserve"> </w:t>
      </w:r>
    </w:p>
    <w:p w:rsidRPr="00841D44" w:rsidR="00D963AE" w:rsidP="21350CBB" w:rsidRDefault="69552EE5" w14:paraId="48C67CF2" w14:textId="1783FD1E" w14:noSpellErr="1">
      <w:pPr>
        <w:pStyle w:val="Heading1"/>
        <w:rPr>
          <w:rFonts w:ascii="Times New Roman" w:hAnsi="Times New Roman" w:eastAsia="Arial" w:cs="Times New Roman"/>
          <w:sz w:val="24"/>
          <w:szCs w:val="24"/>
        </w:rPr>
      </w:pPr>
      <w:bookmarkStart w:name="_Toc699248952" w:id="349624615"/>
      <w:r w:rsidRPr="2F9D4C03" w:rsidR="69552EE5">
        <w:rPr>
          <w:rFonts w:ascii="Times New Roman" w:hAnsi="Times New Roman" w:eastAsia="Arial" w:cs="Times New Roman"/>
          <w:sz w:val="24"/>
          <w:szCs w:val="24"/>
        </w:rPr>
        <w:t>4.</w:t>
      </w:r>
      <w:r w:rsidRPr="2F9D4C03" w:rsidR="21A75EB3">
        <w:rPr>
          <w:rFonts w:ascii="Times New Roman" w:hAnsi="Times New Roman" w:eastAsia="Arial" w:cs="Times New Roman"/>
          <w:sz w:val="24"/>
          <w:szCs w:val="24"/>
        </w:rPr>
        <w:t>4</w:t>
      </w:r>
      <w:r w:rsidRPr="2F9D4C03" w:rsidR="69552EE5">
        <w:rPr>
          <w:rFonts w:ascii="Times New Roman" w:hAnsi="Times New Roman" w:eastAsia="Arial" w:cs="Times New Roman"/>
          <w:sz w:val="24"/>
          <w:szCs w:val="24"/>
        </w:rPr>
        <w:t xml:space="preserve"> Stochastic Gradient Descent (SGD)</w:t>
      </w:r>
      <w:bookmarkEnd w:id="349624615"/>
    </w:p>
    <w:p w:rsidRPr="00841D44" w:rsidR="00D963AE" w:rsidP="21350CBB" w:rsidRDefault="595E3FCD" w14:paraId="0E0434CA" w14:textId="6B5428AC" w14:noSpellErr="1">
      <w:pPr>
        <w:pStyle w:val="Heading2"/>
        <w:rPr>
          <w:rFonts w:ascii="Times New Roman" w:hAnsi="Times New Roman" w:eastAsia="Arial" w:cs="Times New Roman"/>
          <w:sz w:val="24"/>
          <w:szCs w:val="24"/>
        </w:rPr>
      </w:pPr>
      <w:bookmarkStart w:name="_Toc1784923678" w:id="1246755839"/>
      <w:r w:rsidRPr="2F9D4C03" w:rsidR="595E3FCD">
        <w:rPr>
          <w:rFonts w:ascii="Times New Roman" w:hAnsi="Times New Roman" w:eastAsia="Arial" w:cs="Times New Roman"/>
          <w:sz w:val="24"/>
          <w:szCs w:val="24"/>
        </w:rPr>
        <w:t>Introduction</w:t>
      </w:r>
      <w:bookmarkEnd w:id="1246755839"/>
    </w:p>
    <w:p w:rsidRPr="00841D44" w:rsidR="00D963AE" w:rsidP="70334A49" w:rsidRDefault="685996BA" w14:paraId="093ABA50" w14:textId="2C2601D5">
      <w:pPr>
        <w:rPr>
          <w:rFonts w:ascii="Times New Roman" w:hAnsi="Times New Roman" w:eastAsia="Arial" w:cs="Times New Roman"/>
        </w:rPr>
      </w:pPr>
      <w:r w:rsidRPr="00841D44">
        <w:rPr>
          <w:rFonts w:ascii="Times New Roman" w:hAnsi="Times New Roman" w:eastAsia="Arial" w:cs="Times New Roman"/>
        </w:rPr>
        <w:t>The SGD Classifier which is the focus of this section is a linear model trained via gradient descent optimization. It is very advantageous for datasets and data with many attributes. This report put to the test the operational characteristics of an SGD classifier in the context of heart disease prognosis with an emphasis on minimizing false negatives with recall optimization.</w:t>
      </w:r>
    </w:p>
    <w:p w:rsidRPr="00841D44" w:rsidR="70334A49" w:rsidRDefault="70334A49" w14:paraId="0F0CEB13" w14:textId="67F9C8EC">
      <w:pPr>
        <w:rPr>
          <w:rFonts w:ascii="Times New Roman" w:hAnsi="Times New Roman" w:eastAsia="Arial" w:cs="Times New Roman"/>
        </w:rPr>
      </w:pPr>
    </w:p>
    <w:p w:rsidRPr="00841D44" w:rsidR="30A67275" w:rsidP="21350CBB" w:rsidRDefault="30A67275" w14:paraId="4B46A54C" w14:textId="4394667E" w14:noSpellErr="1">
      <w:pPr>
        <w:pStyle w:val="Heading2"/>
        <w:rPr>
          <w:rFonts w:ascii="Times New Roman" w:hAnsi="Times New Roman" w:eastAsia="Arial" w:cs="Times New Roman"/>
          <w:sz w:val="24"/>
          <w:szCs w:val="24"/>
        </w:rPr>
      </w:pPr>
      <w:bookmarkStart w:name="_Toc220448595" w:id="1981322377"/>
      <w:r w:rsidRPr="2F9D4C03" w:rsidR="30A67275">
        <w:rPr>
          <w:rFonts w:ascii="Times New Roman" w:hAnsi="Times New Roman" w:eastAsia="Arial" w:cs="Times New Roman"/>
          <w:sz w:val="24"/>
          <w:szCs w:val="24"/>
        </w:rPr>
        <w:t>Model Implementation</w:t>
      </w:r>
      <w:bookmarkEnd w:id="1981322377"/>
    </w:p>
    <w:p w:rsidRPr="00841D44" w:rsidR="70334A49" w:rsidP="70334A49" w:rsidRDefault="7DAE395F" w14:paraId="774571E1" w14:textId="21FA7ED7">
      <w:pPr>
        <w:rPr>
          <w:rFonts w:ascii="Times New Roman" w:hAnsi="Times New Roman" w:eastAsia="Arial" w:cs="Times New Roman"/>
        </w:rPr>
      </w:pPr>
      <w:r w:rsidRPr="00841D44">
        <w:rPr>
          <w:rFonts w:ascii="Times New Roman" w:hAnsi="Times New Roman" w:eastAsia="Arial" w:cs="Times New Roman"/>
        </w:rPr>
        <w:t xml:space="preserve">The SGD classifier was implemented using the </w:t>
      </w:r>
      <w:proofErr w:type="spellStart"/>
      <w:r w:rsidRPr="00841D44">
        <w:rPr>
          <w:rFonts w:ascii="Times New Roman" w:hAnsi="Times New Roman" w:eastAsia="Arial" w:cs="Times New Roman"/>
        </w:rPr>
        <w:t>SGDClassifier</w:t>
      </w:r>
      <w:proofErr w:type="spellEnd"/>
      <w:r w:rsidRPr="00841D44">
        <w:rPr>
          <w:rFonts w:ascii="Times New Roman" w:hAnsi="Times New Roman" w:eastAsia="Arial" w:cs="Times New Roman"/>
        </w:rPr>
        <w:t xml:space="preserve"> class from Scikit-learn, with variations of hyperparameter choices and optimization strategies being tried out.</w:t>
      </w:r>
    </w:p>
    <w:p w:rsidRPr="00841D44" w:rsidR="70334A49" w:rsidRDefault="70334A49" w14:paraId="519D2324" w14:textId="61CBCBCE">
      <w:pPr>
        <w:rPr>
          <w:rFonts w:ascii="Times New Roman" w:hAnsi="Times New Roman" w:eastAsia="Arial" w:cs="Times New Roman"/>
        </w:rPr>
      </w:pPr>
    </w:p>
    <w:p w:rsidRPr="00841D44" w:rsidR="7DAE395F" w:rsidP="21350CBB" w:rsidRDefault="7DAE395F" w14:paraId="04B2A02C" w14:textId="1984B590" w14:noSpellErr="1">
      <w:pPr>
        <w:pStyle w:val="Heading2"/>
        <w:rPr>
          <w:rFonts w:ascii="Times New Roman" w:hAnsi="Times New Roman" w:eastAsia="Arial" w:cs="Times New Roman"/>
          <w:sz w:val="24"/>
          <w:szCs w:val="24"/>
        </w:rPr>
      </w:pPr>
      <w:bookmarkStart w:name="_Toc263075724" w:id="2012499621"/>
      <w:r w:rsidRPr="2F9D4C03" w:rsidR="7DAE395F">
        <w:rPr>
          <w:rFonts w:ascii="Times New Roman" w:hAnsi="Times New Roman" w:eastAsia="Arial" w:cs="Times New Roman"/>
          <w:sz w:val="24"/>
          <w:szCs w:val="24"/>
        </w:rPr>
        <w:t>Baseline Model</w:t>
      </w:r>
      <w:bookmarkEnd w:id="2012499621"/>
    </w:p>
    <w:p w:rsidRPr="00841D44" w:rsidR="7DAE395F" w:rsidP="00111FBA" w:rsidRDefault="7DAE395F" w14:paraId="48FAF3DA" w14:textId="6AC84461">
      <w:pPr>
        <w:pStyle w:val="ListParagraph"/>
        <w:numPr>
          <w:ilvl w:val="0"/>
          <w:numId w:val="37"/>
        </w:numPr>
        <w:rPr>
          <w:rFonts w:ascii="Times New Roman" w:hAnsi="Times New Roman" w:eastAsia="Arial" w:cs="Times New Roman"/>
        </w:rPr>
      </w:pPr>
      <w:r w:rsidRPr="00841D44">
        <w:rPr>
          <w:rFonts w:ascii="Times New Roman" w:hAnsi="Times New Roman" w:eastAsia="Arial" w:cs="Times New Roman"/>
        </w:rPr>
        <w:t>Loss function: Hinge (equivalent to a linear SVM)</w:t>
      </w:r>
    </w:p>
    <w:p w:rsidRPr="00841D44" w:rsidR="7DAE395F" w:rsidP="00111FBA" w:rsidRDefault="7DAE395F" w14:paraId="0DE45E7B" w14:textId="3B86A6D5">
      <w:pPr>
        <w:pStyle w:val="ListParagraph"/>
        <w:numPr>
          <w:ilvl w:val="0"/>
          <w:numId w:val="37"/>
        </w:numPr>
        <w:rPr>
          <w:rFonts w:ascii="Times New Roman" w:hAnsi="Times New Roman" w:eastAsia="Arial" w:cs="Times New Roman"/>
        </w:rPr>
      </w:pPr>
      <w:r w:rsidRPr="00841D44">
        <w:rPr>
          <w:rFonts w:ascii="Times New Roman" w:hAnsi="Times New Roman" w:eastAsia="Arial" w:cs="Times New Roman"/>
        </w:rPr>
        <w:t>Penalty: L2 regularization</w:t>
      </w:r>
    </w:p>
    <w:p w:rsidRPr="00841D44" w:rsidR="7DAE395F" w:rsidP="00111FBA" w:rsidRDefault="7DAE395F" w14:paraId="3075C5FF" w14:textId="032470CB">
      <w:pPr>
        <w:pStyle w:val="ListParagraph"/>
        <w:numPr>
          <w:ilvl w:val="0"/>
          <w:numId w:val="37"/>
        </w:numPr>
        <w:rPr>
          <w:rFonts w:ascii="Times New Roman" w:hAnsi="Times New Roman" w:eastAsia="Arial" w:cs="Times New Roman"/>
        </w:rPr>
      </w:pPr>
      <w:r w:rsidRPr="00841D44">
        <w:rPr>
          <w:rFonts w:ascii="Times New Roman" w:hAnsi="Times New Roman" w:eastAsia="Arial" w:cs="Times New Roman"/>
        </w:rPr>
        <w:t>Learning rate: Constant</w:t>
      </w:r>
    </w:p>
    <w:p w:rsidRPr="00841D44" w:rsidR="7DAE395F" w:rsidP="00111FBA" w:rsidRDefault="7DAE395F" w14:paraId="70968796" w14:textId="2E8C2E47">
      <w:pPr>
        <w:pStyle w:val="ListParagraph"/>
        <w:numPr>
          <w:ilvl w:val="0"/>
          <w:numId w:val="37"/>
        </w:numPr>
        <w:rPr>
          <w:rFonts w:ascii="Times New Roman" w:hAnsi="Times New Roman" w:eastAsia="Arial" w:cs="Times New Roman"/>
        </w:rPr>
      </w:pPr>
      <w:r w:rsidRPr="00841D44">
        <w:rPr>
          <w:rFonts w:ascii="Times New Roman" w:hAnsi="Times New Roman" w:eastAsia="Arial" w:cs="Times New Roman"/>
        </w:rPr>
        <w:t>Performance evaluated using accuracy, precision, recall, and F1-score.</w:t>
      </w:r>
    </w:p>
    <w:p w:rsidRPr="00841D44" w:rsidR="21350CBB" w:rsidP="21350CBB" w:rsidRDefault="21350CBB" w14:paraId="517C50B1" w14:textId="0845A87F">
      <w:pPr>
        <w:pStyle w:val="ListParagraph"/>
        <w:rPr>
          <w:rFonts w:ascii="Times New Roman" w:hAnsi="Times New Roman" w:eastAsia="Arial" w:cs="Times New Roman"/>
        </w:rPr>
      </w:pPr>
    </w:p>
    <w:p w:rsidRPr="00841D44" w:rsidR="788DE9D5" w:rsidP="21350CBB" w:rsidRDefault="4FE10E34" w14:paraId="796B29CD" w14:textId="52360078" w14:noSpellErr="1">
      <w:pPr>
        <w:pStyle w:val="Heading2"/>
        <w:rPr>
          <w:rFonts w:ascii="Times New Roman" w:hAnsi="Times New Roman" w:eastAsia="Arial" w:cs="Times New Roman"/>
          <w:sz w:val="24"/>
          <w:szCs w:val="24"/>
        </w:rPr>
      </w:pPr>
      <w:bookmarkStart w:name="_Toc1035479299" w:id="411138899"/>
      <w:r w:rsidRPr="2F9D4C03" w:rsidR="4FE10E34">
        <w:rPr>
          <w:rFonts w:ascii="Times New Roman" w:hAnsi="Times New Roman" w:eastAsia="Arial" w:cs="Times New Roman"/>
          <w:sz w:val="24"/>
          <w:szCs w:val="24"/>
        </w:rPr>
        <w:t>Hyperparameter Tuning</w:t>
      </w:r>
      <w:bookmarkEnd w:id="411138899"/>
    </w:p>
    <w:p w:rsidRPr="00841D44" w:rsidR="788DE9D5" w:rsidP="21350CBB" w:rsidRDefault="0A7518A3" w14:paraId="4F8D6CFF" w14:textId="0F769BFE">
      <w:pPr>
        <w:rPr>
          <w:rFonts w:ascii="Times New Roman" w:hAnsi="Times New Roman" w:eastAsia="Arial" w:cs="Times New Roman"/>
        </w:rPr>
      </w:pPr>
      <w:r w:rsidRPr="00841D44">
        <w:rPr>
          <w:rFonts w:ascii="Times New Roman" w:hAnsi="Times New Roman" w:eastAsia="Arial" w:cs="Times New Roman"/>
        </w:rPr>
        <w:t xml:space="preserve">Hyperparameter tuning was performed using </w:t>
      </w:r>
      <w:proofErr w:type="spellStart"/>
      <w:r w:rsidRPr="00841D44">
        <w:rPr>
          <w:rFonts w:ascii="Times New Roman" w:hAnsi="Times New Roman" w:eastAsia="Arial" w:cs="Times New Roman"/>
        </w:rPr>
        <w:t>GridSearchCV</w:t>
      </w:r>
      <w:proofErr w:type="spellEnd"/>
      <w:r w:rsidRPr="00841D44">
        <w:rPr>
          <w:rFonts w:ascii="Times New Roman" w:hAnsi="Times New Roman" w:eastAsia="Arial" w:cs="Times New Roman"/>
        </w:rPr>
        <w:t xml:space="preserve"> for the improvement of the model's predictive performance, with the primary aim of maximizing recall </w:t>
      </w:r>
      <w:r w:rsidRPr="00841D44" w:rsidR="34FDC665">
        <w:rPr>
          <w:rFonts w:ascii="Times New Roman" w:hAnsi="Times New Roman" w:eastAsia="Arial" w:cs="Times New Roman"/>
        </w:rPr>
        <w:t xml:space="preserve">(scoring value was set to “recall”) </w:t>
      </w:r>
      <w:r w:rsidRPr="00841D44">
        <w:rPr>
          <w:rFonts w:ascii="Times New Roman" w:hAnsi="Times New Roman" w:eastAsia="Arial" w:cs="Times New Roman"/>
        </w:rPr>
        <w:t xml:space="preserve">while sustaining a fair balance with precision. </w:t>
      </w:r>
    </w:p>
    <w:p w:rsidRPr="00841D44" w:rsidR="00643A3A" w:rsidP="21350CBB" w:rsidRDefault="00643A3A" w14:paraId="483627D0" w14:textId="77777777">
      <w:pPr>
        <w:rPr>
          <w:rFonts w:ascii="Times New Roman" w:hAnsi="Times New Roman" w:eastAsia="Arial" w:cs="Times New Roman"/>
        </w:rPr>
      </w:pPr>
    </w:p>
    <w:p w:rsidRPr="00841D44" w:rsidR="788DE9D5" w:rsidP="00643A3A" w:rsidRDefault="0A7518A3" w14:paraId="608BAB98" w14:textId="53B50AC7" w14:noSpellErr="1">
      <w:pPr>
        <w:pStyle w:val="Heading2"/>
        <w:rPr>
          <w:rFonts w:ascii="Times New Roman" w:hAnsi="Times New Roman" w:eastAsia="Arial" w:cs="Times New Roman"/>
          <w:sz w:val="24"/>
          <w:szCs w:val="24"/>
        </w:rPr>
      </w:pPr>
      <w:bookmarkStart w:name="_Toc1581550037" w:id="1767145774"/>
      <w:r w:rsidRPr="2F9D4C03" w:rsidR="0A7518A3">
        <w:rPr>
          <w:rFonts w:ascii="Times New Roman" w:hAnsi="Times New Roman" w:eastAsia="Arial" w:cs="Times New Roman"/>
          <w:sz w:val="24"/>
          <w:szCs w:val="24"/>
        </w:rPr>
        <w:t>Tuned Parameters:</w:t>
      </w:r>
      <w:bookmarkEnd w:id="1767145774"/>
    </w:p>
    <w:p w:rsidRPr="00841D44" w:rsidR="788DE9D5" w:rsidP="00111FBA" w:rsidRDefault="0A7518A3" w14:paraId="3337048F" w14:textId="1C7FB726">
      <w:pPr>
        <w:pStyle w:val="ListParagraph"/>
        <w:numPr>
          <w:ilvl w:val="0"/>
          <w:numId w:val="36"/>
        </w:numPr>
        <w:rPr>
          <w:rFonts w:ascii="Times New Roman" w:hAnsi="Times New Roman" w:eastAsia="Arial" w:cs="Times New Roman"/>
        </w:rPr>
      </w:pPr>
      <w:r w:rsidRPr="00841D44">
        <w:rPr>
          <w:rFonts w:ascii="Times New Roman" w:hAnsi="Times New Roman" w:eastAsia="Arial" w:cs="Times New Roman"/>
        </w:rPr>
        <w:t xml:space="preserve">Loss function: </w:t>
      </w:r>
      <w:proofErr w:type="spellStart"/>
      <w:r w:rsidRPr="00841D44" w:rsidR="20D99A25">
        <w:rPr>
          <w:rFonts w:ascii="Times New Roman" w:hAnsi="Times New Roman" w:eastAsia="Arial" w:cs="Times New Roman"/>
        </w:rPr>
        <w:t>modified_huber</w:t>
      </w:r>
      <w:proofErr w:type="spellEnd"/>
      <w:r w:rsidRPr="00841D44">
        <w:rPr>
          <w:rFonts w:ascii="Times New Roman" w:hAnsi="Times New Roman" w:eastAsia="Arial" w:cs="Times New Roman"/>
        </w:rPr>
        <w:t xml:space="preserve"> </w:t>
      </w:r>
      <w:r w:rsidRPr="00841D44" w:rsidR="3EEF41CC">
        <w:rPr>
          <w:rFonts w:ascii="Times New Roman" w:hAnsi="Times New Roman" w:eastAsia="Arial" w:cs="Times New Roman"/>
        </w:rPr>
        <w:t xml:space="preserve">and </w:t>
      </w:r>
      <w:r w:rsidRPr="00841D44">
        <w:rPr>
          <w:rFonts w:ascii="Times New Roman" w:hAnsi="Times New Roman" w:eastAsia="Arial" w:cs="Times New Roman"/>
        </w:rPr>
        <w:t xml:space="preserve">log </w:t>
      </w:r>
      <w:proofErr w:type="gramStart"/>
      <w:r w:rsidRPr="00841D44">
        <w:rPr>
          <w:rFonts w:ascii="Times New Roman" w:hAnsi="Times New Roman" w:eastAsia="Arial" w:cs="Times New Roman"/>
        </w:rPr>
        <w:t>loss</w:t>
      </w:r>
      <w:proofErr w:type="gramEnd"/>
    </w:p>
    <w:p w:rsidRPr="00841D44" w:rsidR="5B11DAEB" w:rsidP="3D2DF7F6" w:rsidRDefault="5B11DAEB" w14:paraId="376BCEC7" w14:textId="7B3B0125">
      <w:pPr>
        <w:pStyle w:val="ListParagraph"/>
        <w:numPr>
          <w:ilvl w:val="0"/>
          <w:numId w:val="36"/>
        </w:numPr>
        <w:rPr>
          <w:rFonts w:ascii="Times New Roman" w:hAnsi="Times New Roman" w:eastAsia="Arial" w:cs="Times New Roman"/>
        </w:rPr>
      </w:pPr>
      <w:r w:rsidRPr="00841D44">
        <w:rPr>
          <w:rFonts w:ascii="Times New Roman" w:hAnsi="Times New Roman" w:eastAsia="Arial" w:cs="Times New Roman"/>
        </w:rPr>
        <w:t>Penalty: L2 and elastic net</w:t>
      </w:r>
    </w:p>
    <w:p w:rsidRPr="00841D44" w:rsidR="788DE9D5" w:rsidP="00111FBA" w:rsidRDefault="0A7518A3" w14:paraId="7204BB96" w14:textId="1BA64842">
      <w:pPr>
        <w:pStyle w:val="ListParagraph"/>
        <w:numPr>
          <w:ilvl w:val="0"/>
          <w:numId w:val="35"/>
        </w:numPr>
        <w:rPr>
          <w:rFonts w:ascii="Times New Roman" w:hAnsi="Times New Roman" w:eastAsia="Arial" w:cs="Times New Roman"/>
        </w:rPr>
      </w:pPr>
      <w:r w:rsidRPr="00841D44">
        <w:rPr>
          <w:rFonts w:ascii="Times New Roman" w:hAnsi="Times New Roman" w:eastAsia="Arial" w:cs="Times New Roman"/>
        </w:rPr>
        <w:t>Alpha (regularization strength): 0.0001, 0.001, 0.01</w:t>
      </w:r>
      <w:r w:rsidRPr="00841D44" w:rsidR="45F949AA">
        <w:rPr>
          <w:rFonts w:ascii="Times New Roman" w:hAnsi="Times New Roman" w:eastAsia="Arial" w:cs="Times New Roman"/>
        </w:rPr>
        <w:t xml:space="preserve"> (lower </w:t>
      </w:r>
      <w:proofErr w:type="spellStart"/>
      <w:r w:rsidRPr="00841D44" w:rsidR="45F949AA">
        <w:rPr>
          <w:rFonts w:ascii="Times New Roman" w:hAnsi="Times New Roman" w:eastAsia="Arial" w:cs="Times New Roman"/>
        </w:rPr>
        <w:t>regulurization</w:t>
      </w:r>
      <w:proofErr w:type="spellEnd"/>
      <w:r w:rsidRPr="00841D44" w:rsidR="45F949AA">
        <w:rPr>
          <w:rFonts w:ascii="Times New Roman" w:hAnsi="Times New Roman" w:eastAsia="Arial" w:cs="Times New Roman"/>
        </w:rPr>
        <w:t xml:space="preserve"> for better recall)</w:t>
      </w:r>
    </w:p>
    <w:p w:rsidRPr="00841D44" w:rsidR="788DE9D5" w:rsidP="00111FBA" w:rsidRDefault="0A7518A3" w14:paraId="2C490209" w14:textId="36C5023E">
      <w:pPr>
        <w:pStyle w:val="ListParagraph"/>
        <w:numPr>
          <w:ilvl w:val="0"/>
          <w:numId w:val="34"/>
        </w:numPr>
        <w:rPr>
          <w:rFonts w:ascii="Times New Roman" w:hAnsi="Times New Roman" w:eastAsia="Arial" w:cs="Times New Roman"/>
        </w:rPr>
      </w:pPr>
      <w:r w:rsidRPr="00841D44">
        <w:rPr>
          <w:rFonts w:ascii="Times New Roman" w:hAnsi="Times New Roman" w:eastAsia="Arial" w:cs="Times New Roman"/>
        </w:rPr>
        <w:t xml:space="preserve">Learning rate: </w:t>
      </w:r>
      <w:r w:rsidRPr="00841D44" w:rsidR="281522A7">
        <w:rPr>
          <w:rFonts w:ascii="Times New Roman" w:hAnsi="Times New Roman" w:eastAsia="Arial" w:cs="Times New Roman"/>
        </w:rPr>
        <w:t>A</w:t>
      </w:r>
      <w:r w:rsidRPr="00841D44">
        <w:rPr>
          <w:rFonts w:ascii="Times New Roman" w:hAnsi="Times New Roman" w:eastAsia="Arial" w:cs="Times New Roman"/>
        </w:rPr>
        <w:t xml:space="preserve">daptive </w:t>
      </w:r>
    </w:p>
    <w:p w:rsidRPr="00841D44" w:rsidR="788DE9D5" w:rsidP="21350CBB" w:rsidRDefault="0A7518A3" w14:paraId="24259456" w14:textId="352E2F84">
      <w:pPr>
        <w:pStyle w:val="ListParagraph"/>
        <w:numPr>
          <w:ilvl w:val="0"/>
          <w:numId w:val="33"/>
        </w:numPr>
        <w:rPr>
          <w:rFonts w:ascii="Times New Roman" w:hAnsi="Times New Roman" w:eastAsia="Arial" w:cs="Times New Roman"/>
        </w:rPr>
      </w:pPr>
      <w:r w:rsidRPr="00841D44">
        <w:rPr>
          <w:rFonts w:ascii="Times New Roman" w:hAnsi="Times New Roman" w:eastAsia="Arial" w:cs="Times New Roman"/>
        </w:rPr>
        <w:t>Number of iterations (epochs): 1000</w:t>
      </w:r>
    </w:p>
    <w:p w:rsidRPr="00841D44" w:rsidR="00B263BE" w:rsidP="00B263BE" w:rsidRDefault="00B263BE" w14:paraId="56A61EBB" w14:textId="77777777">
      <w:pPr>
        <w:pStyle w:val="ListParagraph"/>
        <w:rPr>
          <w:rFonts w:ascii="Times New Roman" w:hAnsi="Times New Roman" w:eastAsia="Arial" w:cs="Times New Roman"/>
        </w:rPr>
      </w:pPr>
    </w:p>
    <w:p w:rsidRPr="00841D44" w:rsidR="788DE9D5" w:rsidP="21350CBB" w:rsidRDefault="0A7518A3" w14:paraId="2D27FF40" w14:textId="2522C890" w14:noSpellErr="1">
      <w:pPr>
        <w:pStyle w:val="Heading2"/>
        <w:rPr>
          <w:rFonts w:ascii="Times New Roman" w:hAnsi="Times New Roman" w:eastAsia="Arial" w:cs="Times New Roman"/>
          <w:sz w:val="24"/>
          <w:szCs w:val="24"/>
        </w:rPr>
      </w:pPr>
      <w:bookmarkStart w:name="_Toc630813912" w:id="323502312"/>
      <w:r w:rsidRPr="2F9D4C03" w:rsidR="0A7518A3">
        <w:rPr>
          <w:rFonts w:ascii="Times New Roman" w:hAnsi="Times New Roman" w:eastAsia="Arial" w:cs="Times New Roman"/>
          <w:sz w:val="24"/>
          <w:szCs w:val="24"/>
        </w:rPr>
        <w:t>Model Performance</w:t>
      </w:r>
      <w:bookmarkEnd w:id="323502312"/>
    </w:p>
    <w:p w:rsidRPr="00841D44" w:rsidR="788DE9D5" w:rsidP="21350CBB" w:rsidRDefault="5ECBF976" w14:paraId="534A2A93" w14:textId="0A4D049A">
      <w:pPr>
        <w:rPr>
          <w:rFonts w:ascii="Times New Roman" w:hAnsi="Times New Roman" w:eastAsia="Arial" w:cs="Times New Roman"/>
        </w:rPr>
      </w:pPr>
      <w:r w:rsidRPr="00841D44">
        <w:rPr>
          <w:rFonts w:ascii="Times New Roman" w:hAnsi="Times New Roman" w:eastAsia="Arial" w:cs="Times New Roman"/>
        </w:rPr>
        <w:t>We compared three models: the baseline SGD classifier, the hyperparameter-tuned SGD classifier, and the feature-selected SGD classifier.</w:t>
      </w:r>
    </w:p>
    <w:p w:rsidRPr="00841D44" w:rsidR="788DE9D5" w:rsidP="21350CBB" w:rsidRDefault="788DE9D5" w14:paraId="659F837A" w14:textId="0632DFA0">
      <w:pPr>
        <w:rPr>
          <w:rFonts w:ascii="Times New Roman" w:hAnsi="Times New Roman" w:eastAsia="Arial" w:cs="Times New Roman"/>
        </w:rPr>
      </w:pPr>
    </w:p>
    <w:p w:rsidRPr="00841D44" w:rsidR="788DE9D5" w:rsidP="21350CBB" w:rsidRDefault="788DE9D5" w14:paraId="6DE08163" w14:textId="09F28AB3">
      <w:pPr>
        <w:rPr>
          <w:rFonts w:ascii="Times New Roman" w:hAnsi="Times New Roman" w:eastAsia="Arial" w:cs="Times New Roman"/>
        </w:rPr>
      </w:pPr>
    </w:p>
    <w:p w:rsidRPr="00841D44" w:rsidR="788DE9D5" w:rsidP="3FABE359" w:rsidRDefault="79DDB878" w14:paraId="522AEDA7" w14:textId="688ADB0E">
      <w:pPr>
        <w:rPr>
          <w:rFonts w:ascii="Times New Roman" w:hAnsi="Times New Roman" w:eastAsia="Arial" w:cs="Times New Roman"/>
          <w:b/>
        </w:rPr>
      </w:pPr>
      <w:r w:rsidRPr="00841D44">
        <w:rPr>
          <w:rFonts w:ascii="Times New Roman" w:hAnsi="Times New Roman" w:cs="Times New Roman"/>
          <w:noProof/>
        </w:rPr>
        <w:drawing>
          <wp:anchor distT="0" distB="0" distL="114300" distR="114300" simplePos="0" relativeHeight="251658241" behindDoc="1" locked="0" layoutInCell="1" allowOverlap="1" wp14:anchorId="7617150E" wp14:editId="0928D090">
            <wp:simplePos x="0" y="0"/>
            <wp:positionH relativeFrom="column">
              <wp:posOffset>779651</wp:posOffset>
            </wp:positionH>
            <wp:positionV relativeFrom="paragraph">
              <wp:posOffset>0</wp:posOffset>
            </wp:positionV>
            <wp:extent cx="3609340" cy="2323465"/>
            <wp:effectExtent l="0" t="0" r="0" b="635"/>
            <wp:wrapTight wrapText="bothSides">
              <wp:wrapPolygon edited="0">
                <wp:start x="0" y="0"/>
                <wp:lineTo x="0" y="21488"/>
                <wp:lineTo x="21509" y="21488"/>
                <wp:lineTo x="21509" y="0"/>
                <wp:lineTo x="0" y="0"/>
              </wp:wrapPolygon>
            </wp:wrapTight>
            <wp:docPr id="1629958135" name="Picture 162995813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9581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9340" cy="2323465"/>
                    </a:xfrm>
                    <a:prstGeom prst="rect">
                      <a:avLst/>
                    </a:prstGeom>
                  </pic:spPr>
                </pic:pic>
              </a:graphicData>
            </a:graphic>
            <wp14:sizeRelH relativeFrom="page">
              <wp14:pctWidth>0</wp14:pctWidth>
            </wp14:sizeRelH>
            <wp14:sizeRelV relativeFrom="page">
              <wp14:pctHeight>0</wp14:pctHeight>
            </wp14:sizeRelV>
          </wp:anchor>
        </w:drawing>
      </w:r>
    </w:p>
    <w:p w:rsidRPr="00841D44" w:rsidR="788DE9D5" w:rsidP="3FABE359" w:rsidRDefault="788DE9D5" w14:paraId="224541B6" w14:textId="080693FB">
      <w:pPr>
        <w:rPr>
          <w:rFonts w:ascii="Times New Roman" w:hAnsi="Times New Roman" w:eastAsia="Arial" w:cs="Times New Roman"/>
          <w:b/>
        </w:rPr>
      </w:pPr>
    </w:p>
    <w:p w:rsidRPr="00841D44" w:rsidR="0045763D" w:rsidP="21350CBB" w:rsidRDefault="0045763D" w14:paraId="113D0DB3" w14:textId="77777777">
      <w:pPr>
        <w:rPr>
          <w:rFonts w:ascii="Times New Roman" w:hAnsi="Times New Roman" w:eastAsia="Arial" w:cs="Times New Roman"/>
          <w:b/>
        </w:rPr>
      </w:pPr>
    </w:p>
    <w:p w:rsidRPr="00841D44" w:rsidR="0045763D" w:rsidP="21350CBB" w:rsidRDefault="0045763D" w14:paraId="254F84E2" w14:textId="77777777">
      <w:pPr>
        <w:rPr>
          <w:rFonts w:ascii="Times New Roman" w:hAnsi="Times New Roman" w:eastAsia="Arial" w:cs="Times New Roman"/>
          <w:b/>
        </w:rPr>
      </w:pPr>
    </w:p>
    <w:p w:rsidRPr="00841D44" w:rsidR="0045763D" w:rsidP="21350CBB" w:rsidRDefault="0045763D" w14:paraId="612E4829" w14:textId="77777777">
      <w:pPr>
        <w:rPr>
          <w:rFonts w:ascii="Times New Roman" w:hAnsi="Times New Roman" w:eastAsia="Arial" w:cs="Times New Roman"/>
          <w:b/>
        </w:rPr>
      </w:pPr>
    </w:p>
    <w:p w:rsidRPr="00841D44" w:rsidR="0045763D" w:rsidP="21350CBB" w:rsidRDefault="0045763D" w14:paraId="73EE4435" w14:textId="77777777">
      <w:pPr>
        <w:rPr>
          <w:rFonts w:ascii="Times New Roman" w:hAnsi="Times New Roman" w:eastAsia="Arial" w:cs="Times New Roman"/>
          <w:b/>
        </w:rPr>
      </w:pPr>
    </w:p>
    <w:p w:rsidRPr="00841D44" w:rsidR="0045763D" w:rsidP="21350CBB" w:rsidRDefault="0045763D" w14:paraId="3526A984" w14:textId="77777777">
      <w:pPr>
        <w:rPr>
          <w:rFonts w:ascii="Times New Roman" w:hAnsi="Times New Roman" w:eastAsia="Arial" w:cs="Times New Roman"/>
          <w:b/>
        </w:rPr>
      </w:pPr>
    </w:p>
    <w:p w:rsidRPr="00841D44" w:rsidR="0045763D" w:rsidP="21350CBB" w:rsidRDefault="0045763D" w14:paraId="270EF955" w14:textId="77777777">
      <w:pPr>
        <w:rPr>
          <w:rFonts w:ascii="Times New Roman" w:hAnsi="Times New Roman" w:eastAsia="Arial" w:cs="Times New Roman"/>
          <w:b/>
        </w:rPr>
      </w:pPr>
    </w:p>
    <w:p w:rsidRPr="00841D44" w:rsidR="0045763D" w:rsidP="21350CBB" w:rsidRDefault="0045763D" w14:paraId="3A43BD95" w14:textId="77777777">
      <w:pPr>
        <w:rPr>
          <w:rFonts w:ascii="Times New Roman" w:hAnsi="Times New Roman" w:eastAsia="Arial" w:cs="Times New Roman"/>
          <w:b/>
        </w:rPr>
      </w:pPr>
    </w:p>
    <w:p w:rsidRPr="00841D44" w:rsidR="0045763D" w:rsidP="21350CBB" w:rsidRDefault="0045763D" w14:paraId="75A48B26" w14:textId="77777777">
      <w:pPr>
        <w:rPr>
          <w:rFonts w:ascii="Times New Roman" w:hAnsi="Times New Roman" w:eastAsia="Arial" w:cs="Times New Roman"/>
          <w:b/>
        </w:rPr>
      </w:pPr>
    </w:p>
    <w:p w:rsidRPr="00841D44" w:rsidR="0045763D" w:rsidP="21350CBB" w:rsidRDefault="0045763D" w14:paraId="44369582" w14:textId="77777777">
      <w:pPr>
        <w:rPr>
          <w:rFonts w:ascii="Times New Roman" w:hAnsi="Times New Roman" w:eastAsia="Arial" w:cs="Times New Roman"/>
          <w:b/>
        </w:rPr>
      </w:pPr>
    </w:p>
    <w:p w:rsidRPr="00841D44" w:rsidR="0045763D" w:rsidP="21350CBB" w:rsidRDefault="0045763D" w14:paraId="461D74CF" w14:textId="77777777">
      <w:pPr>
        <w:rPr>
          <w:rFonts w:ascii="Times New Roman" w:hAnsi="Times New Roman" w:eastAsia="Arial" w:cs="Times New Roman"/>
          <w:b/>
        </w:rPr>
      </w:pPr>
    </w:p>
    <w:p w:rsidRPr="00841D44" w:rsidR="0045763D" w:rsidP="21350CBB" w:rsidRDefault="0045763D" w14:paraId="0924D80D" w14:textId="77777777">
      <w:pPr>
        <w:rPr>
          <w:rFonts w:ascii="Times New Roman" w:hAnsi="Times New Roman" w:eastAsia="Arial" w:cs="Times New Roman"/>
          <w:b/>
        </w:rPr>
      </w:pPr>
    </w:p>
    <w:p w:rsidRPr="00841D44" w:rsidR="00A04597" w:rsidP="21350CBB" w:rsidRDefault="00A04597" w14:paraId="7502D817" w14:textId="77777777">
      <w:pPr>
        <w:rPr>
          <w:rFonts w:ascii="Times New Roman" w:hAnsi="Times New Roman" w:eastAsia="Arial" w:cs="Times New Roman"/>
          <w:b/>
        </w:rPr>
      </w:pPr>
    </w:p>
    <w:p w:rsidRPr="00841D44" w:rsidR="788DE9D5" w:rsidP="00A04597" w:rsidRDefault="09E456D5" w14:paraId="23E31284" w14:textId="4053DB51" w14:noSpellErr="1">
      <w:pPr>
        <w:pStyle w:val="Heading2"/>
        <w:rPr>
          <w:rFonts w:ascii="Times New Roman" w:hAnsi="Times New Roman" w:eastAsia="Arial" w:cs="Times New Roman"/>
          <w:sz w:val="24"/>
          <w:szCs w:val="24"/>
        </w:rPr>
      </w:pPr>
      <w:bookmarkStart w:name="_Toc1740794863" w:id="1442383961"/>
      <w:r w:rsidRPr="2F9D4C03" w:rsidR="09E456D5">
        <w:rPr>
          <w:rFonts w:ascii="Times New Roman" w:hAnsi="Times New Roman" w:eastAsia="Arial" w:cs="Times New Roman"/>
          <w:sz w:val="24"/>
          <w:szCs w:val="24"/>
        </w:rPr>
        <w:t>Observations:</w:t>
      </w:r>
      <w:bookmarkEnd w:id="1442383961"/>
    </w:p>
    <w:p w:rsidRPr="00841D44" w:rsidR="788DE9D5" w:rsidP="21350CBB" w:rsidRDefault="6549A59C" w14:paraId="08DA929A" w14:textId="2F4697BF">
      <w:pPr>
        <w:pStyle w:val="ListParagraph"/>
        <w:numPr>
          <w:ilvl w:val="0"/>
          <w:numId w:val="32"/>
        </w:numPr>
        <w:rPr>
          <w:rFonts w:ascii="Times New Roman" w:hAnsi="Times New Roman" w:eastAsia="Arial" w:cs="Times New Roman"/>
        </w:rPr>
      </w:pPr>
      <w:r w:rsidRPr="00841D44">
        <w:rPr>
          <w:rFonts w:ascii="Times New Roman" w:hAnsi="Times New Roman" w:eastAsia="Arial" w:cs="Times New Roman"/>
        </w:rPr>
        <w:t xml:space="preserve">An improvement in recall was attained by tuning the model, from </w:t>
      </w:r>
      <w:r w:rsidRPr="00841D44" w:rsidR="5683F693">
        <w:rPr>
          <w:rFonts w:ascii="Times New Roman" w:hAnsi="Times New Roman" w:eastAsia="Arial" w:cs="Times New Roman"/>
        </w:rPr>
        <w:t>0.842</w:t>
      </w:r>
      <w:r w:rsidRPr="00841D44">
        <w:rPr>
          <w:rFonts w:ascii="Times New Roman" w:hAnsi="Times New Roman" w:eastAsia="Arial" w:cs="Times New Roman"/>
        </w:rPr>
        <w:t xml:space="preserve"> to </w:t>
      </w:r>
      <w:r w:rsidRPr="00841D44" w:rsidR="30A59567">
        <w:rPr>
          <w:rFonts w:ascii="Times New Roman" w:hAnsi="Times New Roman" w:eastAsia="Arial" w:cs="Times New Roman"/>
        </w:rPr>
        <w:t>0.938</w:t>
      </w:r>
      <w:r w:rsidRPr="00841D44">
        <w:rPr>
          <w:rFonts w:ascii="Times New Roman" w:hAnsi="Times New Roman" w:eastAsia="Arial" w:cs="Times New Roman"/>
        </w:rPr>
        <w:t xml:space="preserve">, thereby becoming a better candidate for medical diagnosis as false negatives pose dire consequences. </w:t>
      </w:r>
    </w:p>
    <w:p w:rsidRPr="00841D44" w:rsidR="788DE9D5" w:rsidP="21350CBB" w:rsidRDefault="6549A59C" w14:paraId="63441229" w14:textId="0045DDE7">
      <w:pPr>
        <w:pStyle w:val="ListParagraph"/>
        <w:numPr>
          <w:ilvl w:val="0"/>
          <w:numId w:val="31"/>
        </w:numPr>
        <w:rPr>
          <w:rFonts w:ascii="Times New Roman" w:hAnsi="Times New Roman" w:eastAsia="Arial" w:cs="Times New Roman"/>
        </w:rPr>
      </w:pPr>
      <w:r w:rsidRPr="00841D44">
        <w:rPr>
          <w:rFonts w:ascii="Times New Roman" w:hAnsi="Times New Roman" w:eastAsia="Arial" w:cs="Times New Roman"/>
        </w:rPr>
        <w:t>Down the line, some decrease in accuracy was observed in the recall-vs.-precision compromise.</w:t>
      </w:r>
    </w:p>
    <w:p w:rsidRPr="00841D44" w:rsidR="788DE9D5" w:rsidP="00111FBA" w:rsidRDefault="6549A59C" w14:paraId="1F4012F5" w14:textId="036D0348">
      <w:pPr>
        <w:pStyle w:val="ListParagraph"/>
        <w:numPr>
          <w:ilvl w:val="0"/>
          <w:numId w:val="30"/>
        </w:numPr>
        <w:rPr>
          <w:rFonts w:ascii="Times New Roman" w:hAnsi="Times New Roman" w:eastAsia="Arial" w:cs="Times New Roman"/>
        </w:rPr>
      </w:pPr>
      <w:r w:rsidRPr="00841D44">
        <w:rPr>
          <w:rFonts w:ascii="Times New Roman" w:hAnsi="Times New Roman" w:eastAsia="Arial" w:cs="Times New Roman"/>
        </w:rPr>
        <w:t>Furthermore, when feature selection is carried out without tuning, there is a drop in performance, indicating that all the features are meaningfully contributing to the prediction.</w:t>
      </w:r>
    </w:p>
    <w:p w:rsidRPr="00841D44" w:rsidR="788DE9D5" w:rsidP="693A9B29" w:rsidRDefault="788DE9D5" w14:paraId="078055CD" w14:textId="2ABA5468">
      <w:pPr>
        <w:rPr>
          <w:rFonts w:ascii="Times New Roman" w:hAnsi="Times New Roman" w:eastAsia="Arial" w:cs="Times New Roman"/>
        </w:rPr>
      </w:pPr>
    </w:p>
    <w:p w:rsidRPr="00841D44" w:rsidR="788DE9D5" w:rsidP="21350CBB" w:rsidRDefault="6549A59C" w14:paraId="7E8D8311" w14:textId="5580A4F3" w14:noSpellErr="1">
      <w:pPr>
        <w:pStyle w:val="Heading3"/>
        <w:rPr>
          <w:rFonts w:ascii="Times New Roman" w:hAnsi="Times New Roman" w:eastAsia="Arial" w:cs="Times New Roman"/>
          <w:sz w:val="24"/>
          <w:szCs w:val="24"/>
        </w:rPr>
      </w:pPr>
      <w:bookmarkStart w:name="_Toc355478835" w:id="331765962"/>
      <w:r w:rsidRPr="2F9D4C03" w:rsidR="6549A59C">
        <w:rPr>
          <w:rFonts w:ascii="Times New Roman" w:hAnsi="Times New Roman" w:eastAsia="Arial" w:cs="Times New Roman"/>
          <w:sz w:val="24"/>
          <w:szCs w:val="24"/>
        </w:rPr>
        <w:t>Confusion Matrix Analysis</w:t>
      </w:r>
      <w:bookmarkEnd w:id="331765962"/>
    </w:p>
    <w:p w:rsidRPr="00841D44" w:rsidR="788DE9D5" w:rsidP="21350CBB" w:rsidRDefault="00A25DB0" w14:paraId="781FC0ED" w14:textId="407B4E89">
      <w:pPr>
        <w:rPr>
          <w:rFonts w:ascii="Times New Roman" w:hAnsi="Times New Roman" w:eastAsia="Arial" w:cs="Times New Roman"/>
        </w:rPr>
      </w:pPr>
      <w:r w:rsidRPr="00841D44">
        <w:rPr>
          <w:rFonts w:ascii="Times New Roman" w:hAnsi="Times New Roman" w:cs="Times New Roman"/>
          <w:noProof/>
        </w:rPr>
        <w:drawing>
          <wp:anchor distT="0" distB="0" distL="114300" distR="114300" simplePos="0" relativeHeight="251658240" behindDoc="1" locked="0" layoutInCell="1" allowOverlap="1" wp14:anchorId="79C5D65C" wp14:editId="7A11290C">
            <wp:simplePos x="0" y="0"/>
            <wp:positionH relativeFrom="column">
              <wp:posOffset>285226</wp:posOffset>
            </wp:positionH>
            <wp:positionV relativeFrom="paragraph">
              <wp:posOffset>50969</wp:posOffset>
            </wp:positionV>
            <wp:extent cx="4757420" cy="4018280"/>
            <wp:effectExtent l="0" t="0" r="5080" b="0"/>
            <wp:wrapSquare wrapText="bothSides"/>
            <wp:docPr id="1850607223" name="Picture 185060722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57420" cy="4018280"/>
                    </a:xfrm>
                    <a:prstGeom prst="rect">
                      <a:avLst/>
                    </a:prstGeom>
                  </pic:spPr>
                </pic:pic>
              </a:graphicData>
            </a:graphic>
            <wp14:sizeRelH relativeFrom="page">
              <wp14:pctWidth>0</wp14:pctWidth>
            </wp14:sizeRelH>
            <wp14:sizeRelV relativeFrom="page">
              <wp14:pctHeight>0</wp14:pctHeight>
            </wp14:sizeRelV>
          </wp:anchor>
        </w:drawing>
      </w:r>
    </w:p>
    <w:p w:rsidR="00A25DB0" w:rsidP="693A9B29" w:rsidRDefault="00A25DB0" w14:paraId="5C492C92" w14:textId="77777777">
      <w:pPr>
        <w:rPr>
          <w:rFonts w:ascii="Times New Roman" w:hAnsi="Times New Roman" w:eastAsia="Arial" w:cs="Times New Roman"/>
        </w:rPr>
      </w:pPr>
    </w:p>
    <w:p w:rsidR="00A25DB0" w:rsidP="693A9B29" w:rsidRDefault="00A25DB0" w14:paraId="6DC7C25D" w14:textId="77777777">
      <w:pPr>
        <w:rPr>
          <w:rFonts w:ascii="Times New Roman" w:hAnsi="Times New Roman" w:eastAsia="Arial" w:cs="Times New Roman"/>
        </w:rPr>
      </w:pPr>
    </w:p>
    <w:p w:rsidR="00A25DB0" w:rsidP="693A9B29" w:rsidRDefault="00A25DB0" w14:paraId="5C61ADD9" w14:textId="77777777">
      <w:pPr>
        <w:rPr>
          <w:rFonts w:ascii="Times New Roman" w:hAnsi="Times New Roman" w:eastAsia="Arial" w:cs="Times New Roman"/>
        </w:rPr>
      </w:pPr>
    </w:p>
    <w:p w:rsidR="00A25DB0" w:rsidP="693A9B29" w:rsidRDefault="00A25DB0" w14:paraId="6FBA6ABF" w14:textId="77777777">
      <w:pPr>
        <w:rPr>
          <w:rFonts w:ascii="Times New Roman" w:hAnsi="Times New Roman" w:eastAsia="Arial" w:cs="Times New Roman"/>
        </w:rPr>
      </w:pPr>
    </w:p>
    <w:p w:rsidR="00A25DB0" w:rsidP="693A9B29" w:rsidRDefault="00A25DB0" w14:paraId="16840F4B" w14:textId="77777777">
      <w:pPr>
        <w:rPr>
          <w:rFonts w:ascii="Times New Roman" w:hAnsi="Times New Roman" w:eastAsia="Arial" w:cs="Times New Roman"/>
        </w:rPr>
      </w:pPr>
    </w:p>
    <w:p w:rsidR="00A25DB0" w:rsidP="693A9B29" w:rsidRDefault="00A25DB0" w14:paraId="5E689FF0" w14:textId="77777777">
      <w:pPr>
        <w:rPr>
          <w:rFonts w:ascii="Times New Roman" w:hAnsi="Times New Roman" w:eastAsia="Arial" w:cs="Times New Roman"/>
        </w:rPr>
      </w:pPr>
    </w:p>
    <w:p w:rsidR="00A25DB0" w:rsidP="693A9B29" w:rsidRDefault="00A25DB0" w14:paraId="3B826941" w14:textId="77777777">
      <w:pPr>
        <w:rPr>
          <w:rFonts w:ascii="Times New Roman" w:hAnsi="Times New Roman" w:eastAsia="Arial" w:cs="Times New Roman"/>
        </w:rPr>
      </w:pPr>
    </w:p>
    <w:p w:rsidR="00A25DB0" w:rsidP="693A9B29" w:rsidRDefault="00A25DB0" w14:paraId="2621EEBE" w14:textId="77777777">
      <w:pPr>
        <w:rPr>
          <w:rFonts w:ascii="Times New Roman" w:hAnsi="Times New Roman" w:eastAsia="Arial" w:cs="Times New Roman"/>
        </w:rPr>
      </w:pPr>
    </w:p>
    <w:p w:rsidR="00A25DB0" w:rsidP="693A9B29" w:rsidRDefault="00A25DB0" w14:paraId="299CE4A2" w14:textId="77777777">
      <w:pPr>
        <w:rPr>
          <w:rFonts w:ascii="Times New Roman" w:hAnsi="Times New Roman" w:eastAsia="Arial" w:cs="Times New Roman"/>
        </w:rPr>
      </w:pPr>
    </w:p>
    <w:p w:rsidRPr="00841D44" w:rsidR="788DE9D5" w:rsidP="2F9D4C03" w:rsidRDefault="19B6E283" w14:paraId="0D0913DE" w14:textId="33EF2EB0">
      <w:pPr>
        <w:pStyle w:val="Normal"/>
        <w:rPr>
          <w:rFonts w:ascii="Times New Roman" w:hAnsi="Times New Roman" w:eastAsia="Arial" w:cs="Times New Roman"/>
        </w:rPr>
      </w:pPr>
      <w:r w:rsidRPr="2F9D4C03" w:rsidR="19B6E283">
        <w:rPr>
          <w:rFonts w:ascii="Times New Roman" w:hAnsi="Times New Roman" w:eastAsia="Arial" w:cs="Times New Roman"/>
        </w:rPr>
        <w:t xml:space="preserve">Confusion matrices for each of the models </w:t>
      </w:r>
      <w:r w:rsidRPr="2F9D4C03" w:rsidR="19B6E283">
        <w:rPr>
          <w:rFonts w:ascii="Times New Roman" w:hAnsi="Times New Roman" w:eastAsia="Arial" w:cs="Times New Roman"/>
        </w:rPr>
        <w:t>demonstrate</w:t>
      </w:r>
      <w:r w:rsidRPr="2F9D4C03" w:rsidR="19B6E283">
        <w:rPr>
          <w:rFonts w:ascii="Times New Roman" w:hAnsi="Times New Roman" w:eastAsia="Arial" w:cs="Times New Roman"/>
        </w:rPr>
        <w:t xml:space="preserve"> some classic precision/recall trade-offs:</w:t>
      </w:r>
    </w:p>
    <w:p w:rsidRPr="00841D44" w:rsidR="788DE9D5" w:rsidP="693A9B29" w:rsidRDefault="19B6E283" w14:paraId="29C5EE07" w14:textId="3E65F192">
      <w:pPr>
        <w:rPr>
          <w:rFonts w:ascii="Times New Roman" w:hAnsi="Times New Roman" w:eastAsia="Arial" w:cs="Times New Roman"/>
        </w:rPr>
      </w:pPr>
      <w:r w:rsidRPr="00841D44">
        <w:rPr>
          <w:rFonts w:ascii="Times New Roman" w:hAnsi="Times New Roman" w:eastAsia="Arial" w:cs="Times New Roman"/>
        </w:rPr>
        <w:t xml:space="preserve"> </w:t>
      </w:r>
    </w:p>
    <w:p w:rsidRPr="00841D44" w:rsidR="788DE9D5" w:rsidP="00111FBA" w:rsidRDefault="19B6E283" w14:paraId="00BA2790" w14:textId="43AB1F79">
      <w:pPr>
        <w:pStyle w:val="ListParagraph"/>
        <w:numPr>
          <w:ilvl w:val="0"/>
          <w:numId w:val="27"/>
        </w:numPr>
        <w:rPr>
          <w:rFonts w:ascii="Times New Roman" w:hAnsi="Times New Roman" w:eastAsia="Arial" w:cs="Times New Roman"/>
        </w:rPr>
      </w:pPr>
      <w:r w:rsidRPr="00841D44">
        <w:rPr>
          <w:rFonts w:ascii="Times New Roman" w:hAnsi="Times New Roman" w:eastAsia="Arial" w:cs="Times New Roman"/>
        </w:rPr>
        <w:t>The tuned model reduced false negatives nicely, in line with its objective of maximizing recall.</w:t>
      </w:r>
    </w:p>
    <w:p w:rsidRPr="00841D44" w:rsidR="788DE9D5" w:rsidP="693A9B29" w:rsidRDefault="19B6E283" w14:paraId="53A2F884" w14:textId="7B871C3A">
      <w:pPr>
        <w:rPr>
          <w:rFonts w:ascii="Times New Roman" w:hAnsi="Times New Roman" w:eastAsia="Arial" w:cs="Times New Roman"/>
        </w:rPr>
      </w:pPr>
      <w:r w:rsidRPr="00841D44">
        <w:rPr>
          <w:rFonts w:ascii="Times New Roman" w:hAnsi="Times New Roman" w:eastAsia="Arial" w:cs="Times New Roman"/>
        </w:rPr>
        <w:t xml:space="preserve"> </w:t>
      </w:r>
    </w:p>
    <w:p w:rsidRPr="00841D44" w:rsidR="788DE9D5" w:rsidP="00111FBA" w:rsidRDefault="19B6E283" w14:paraId="1B5B75B4" w14:textId="500DBE5A">
      <w:pPr>
        <w:pStyle w:val="ListParagraph"/>
        <w:numPr>
          <w:ilvl w:val="0"/>
          <w:numId w:val="26"/>
        </w:numPr>
        <w:rPr>
          <w:rFonts w:ascii="Times New Roman" w:hAnsi="Times New Roman" w:eastAsia="Arial" w:cs="Times New Roman"/>
        </w:rPr>
      </w:pPr>
      <w:r w:rsidRPr="00841D44">
        <w:rPr>
          <w:rFonts w:ascii="Times New Roman" w:hAnsi="Times New Roman" w:eastAsia="Arial" w:cs="Times New Roman"/>
        </w:rPr>
        <w:t>The feature-selected model had more misclassifications, supporting the decision to retain all features.</w:t>
      </w:r>
    </w:p>
    <w:p w:rsidRPr="00841D44" w:rsidR="21350CBB" w:rsidP="21350CBB" w:rsidRDefault="21350CBB" w14:paraId="05FC4D0F" w14:textId="18FE5A6C">
      <w:pPr>
        <w:rPr>
          <w:rFonts w:ascii="Times New Roman" w:hAnsi="Times New Roman" w:eastAsia="Arial" w:cs="Times New Roman"/>
        </w:rPr>
      </w:pPr>
    </w:p>
    <w:p w:rsidRPr="00841D44" w:rsidR="19B6E283" w:rsidP="21350CBB" w:rsidRDefault="19B6E283" w14:paraId="30CCDF90" w14:textId="5D699782" w14:noSpellErr="1">
      <w:pPr>
        <w:pStyle w:val="Heading2"/>
        <w:rPr>
          <w:rFonts w:ascii="Times New Roman" w:hAnsi="Times New Roman" w:eastAsia="Arial" w:cs="Times New Roman"/>
          <w:sz w:val="24"/>
          <w:szCs w:val="24"/>
        </w:rPr>
      </w:pPr>
      <w:bookmarkStart w:name="_Toc1004908845" w:id="976403823"/>
      <w:r w:rsidRPr="2F9D4C03" w:rsidR="19B6E283">
        <w:rPr>
          <w:rFonts w:ascii="Times New Roman" w:hAnsi="Times New Roman" w:eastAsia="Arial" w:cs="Times New Roman"/>
          <w:sz w:val="24"/>
          <w:szCs w:val="24"/>
        </w:rPr>
        <w:t>Learning Curve Analysis</w:t>
      </w:r>
      <w:bookmarkEnd w:id="976403823"/>
    </w:p>
    <w:p w:rsidRPr="00841D44" w:rsidR="6D252881" w:rsidP="21350CBB" w:rsidRDefault="6D252881" w14:paraId="254F536A" w14:textId="1C73FEE9">
      <w:pPr>
        <w:rPr>
          <w:rFonts w:ascii="Times New Roman" w:hAnsi="Times New Roman" w:eastAsia="Arial" w:cs="Times New Roman"/>
        </w:rPr>
      </w:pPr>
      <w:r w:rsidRPr="00841D44">
        <w:rPr>
          <w:rFonts w:ascii="Times New Roman" w:hAnsi="Times New Roman" w:eastAsia="Arial" w:cs="Times New Roman"/>
        </w:rPr>
        <w:t xml:space="preserve">The </w:t>
      </w:r>
      <w:r w:rsidRPr="00841D44" w:rsidR="1CAD3AB8">
        <w:rPr>
          <w:rFonts w:ascii="Times New Roman" w:hAnsi="Times New Roman" w:eastAsia="Arial" w:cs="Times New Roman"/>
        </w:rPr>
        <w:t>cross</w:t>
      </w:r>
      <w:r w:rsidRPr="00841D44" w:rsidR="00841D44">
        <w:rPr>
          <w:rFonts w:ascii="Times New Roman" w:hAnsi="Times New Roman" w:eastAsia="Arial" w:cs="Times New Roman"/>
        </w:rPr>
        <w:t>-</w:t>
      </w:r>
      <w:r w:rsidRPr="00841D44" w:rsidR="1CAD3AB8">
        <w:rPr>
          <w:rFonts w:ascii="Times New Roman" w:hAnsi="Times New Roman" w:eastAsia="Arial" w:cs="Times New Roman"/>
        </w:rPr>
        <w:t>validation</w:t>
      </w:r>
      <w:r w:rsidRPr="00841D44">
        <w:rPr>
          <w:rFonts w:ascii="Times New Roman" w:hAnsi="Times New Roman" w:eastAsia="Arial" w:cs="Times New Roman"/>
        </w:rPr>
        <w:t xml:space="preserve"> learning curves demonstrate that the SGD classifier overfits for small training sizes but generalizes better for larger data. For larger datasets, the training score and cross-validation get closer, probably showing potential benefit from more data.</w:t>
      </w:r>
      <w:r w:rsidRPr="00841D44" w:rsidR="45F74119">
        <w:rPr>
          <w:rFonts w:ascii="Times New Roman" w:hAnsi="Times New Roman" w:eastAsia="Arial" w:cs="Times New Roman"/>
        </w:rPr>
        <w:t xml:space="preserve"> However, it does indicate that overfitting is not a problem.</w:t>
      </w:r>
    </w:p>
    <w:p w:rsidRPr="00841D44" w:rsidR="6D252881" w:rsidP="21350CBB" w:rsidRDefault="6D252881" w14:paraId="6B02FCF8" w14:textId="5E7E3164" w14:noSpellErr="1">
      <w:pPr>
        <w:pStyle w:val="Heading2"/>
        <w:rPr>
          <w:rFonts w:ascii="Times New Roman" w:hAnsi="Times New Roman" w:eastAsia="Arial" w:cs="Times New Roman"/>
          <w:sz w:val="24"/>
          <w:szCs w:val="24"/>
        </w:rPr>
      </w:pPr>
      <w:bookmarkStart w:name="_Toc1637624522" w:id="611415869"/>
      <w:r w:rsidRPr="2F9D4C03" w:rsidR="6D252881">
        <w:rPr>
          <w:rFonts w:ascii="Times New Roman" w:hAnsi="Times New Roman" w:eastAsia="Arial" w:cs="Times New Roman"/>
          <w:sz w:val="24"/>
          <w:szCs w:val="24"/>
        </w:rPr>
        <w:t>Conclusion for SGD</w:t>
      </w:r>
      <w:bookmarkEnd w:id="611415869"/>
    </w:p>
    <w:p w:rsidRPr="00841D44" w:rsidR="5FA3E761" w:rsidP="21350CBB" w:rsidRDefault="5FA3E761" w14:paraId="68F15F94" w14:textId="632B273B">
      <w:pPr>
        <w:rPr>
          <w:rFonts w:ascii="Times New Roman" w:hAnsi="Times New Roman" w:eastAsia="Arial" w:cs="Times New Roman"/>
        </w:rPr>
      </w:pPr>
      <w:r w:rsidRPr="00841D44">
        <w:rPr>
          <w:rFonts w:ascii="Times New Roman" w:hAnsi="Times New Roman" w:eastAsia="Arial" w:cs="Times New Roman"/>
        </w:rPr>
        <w:t xml:space="preserve">The SGD classifier, especially the tuned version, works well for this problem because it is computationally efficient and optimizes recall. </w:t>
      </w:r>
      <w:r w:rsidRPr="00841D44" w:rsidR="4AA3155D">
        <w:rPr>
          <w:rFonts w:ascii="Times New Roman" w:hAnsi="Times New Roman" w:eastAsia="Arial" w:cs="Times New Roman"/>
        </w:rPr>
        <w:t xml:space="preserve">The tuned model and tuned feature selected model are both good choices for this problem. </w:t>
      </w:r>
    </w:p>
    <w:p w:rsidRPr="00841D44" w:rsidR="5FA3E761" w:rsidP="21350CBB" w:rsidRDefault="5FA3E761" w14:paraId="7BA28B44" w14:textId="73832B8B">
      <w:pPr>
        <w:rPr>
          <w:rFonts w:ascii="Times New Roman" w:hAnsi="Times New Roman" w:eastAsia="Arial" w:cs="Times New Roman"/>
        </w:rPr>
      </w:pPr>
      <w:r w:rsidRPr="00841D44">
        <w:rPr>
          <w:rFonts w:ascii="Times New Roman" w:hAnsi="Times New Roman" w:eastAsia="Arial" w:cs="Times New Roman"/>
        </w:rPr>
        <w:t xml:space="preserve"> </w:t>
      </w:r>
    </w:p>
    <w:p w:rsidRPr="00841D44" w:rsidR="5FA3E761" w:rsidP="21350CBB" w:rsidRDefault="5FA3E761" w14:paraId="434605B7" w14:textId="4B2F8BAD">
      <w:pPr>
        <w:rPr>
          <w:rFonts w:ascii="Times New Roman" w:hAnsi="Times New Roman" w:eastAsia="Arial" w:cs="Times New Roman"/>
        </w:rPr>
      </w:pPr>
      <w:r w:rsidRPr="00841D44">
        <w:rPr>
          <w:rFonts w:ascii="Times New Roman" w:hAnsi="Times New Roman" w:eastAsia="Arial" w:cs="Times New Roman"/>
        </w:rPr>
        <w:t>This analysis provides useful insights into optimizing SGD classifiers for applications focused on recall, making them useful in medical and high-risk decision-making tasks.</w:t>
      </w:r>
    </w:p>
    <w:p w:rsidRPr="00841D44" w:rsidR="00D963AE" w:rsidP="21350CBB" w:rsidRDefault="450371FD" w14:paraId="0069F732" w14:textId="3DF7220F" w14:noSpellErr="1">
      <w:pPr>
        <w:pStyle w:val="Heading1"/>
        <w:rPr>
          <w:rFonts w:ascii="Times New Roman" w:hAnsi="Times New Roman" w:eastAsia="Arial" w:cs="Times New Roman"/>
          <w:sz w:val="24"/>
          <w:szCs w:val="24"/>
        </w:rPr>
      </w:pPr>
      <w:bookmarkStart w:name="_Toc398278314" w:id="1362512737"/>
      <w:r w:rsidRPr="2F9D4C03" w:rsidR="450371FD">
        <w:rPr>
          <w:rFonts w:ascii="Times New Roman" w:hAnsi="Times New Roman" w:eastAsia="Arial" w:cs="Times New Roman"/>
          <w:sz w:val="24"/>
          <w:szCs w:val="24"/>
        </w:rPr>
        <w:t>4.5 Support Vector Machine (SVM)</w:t>
      </w:r>
      <w:bookmarkEnd w:id="1362512737"/>
    </w:p>
    <w:p w:rsidRPr="00841D44" w:rsidR="68E22029" w:rsidP="21350CBB" w:rsidRDefault="11AAA36C" w14:paraId="7D31E6DE" w14:textId="47F9DEEB" w14:noSpellErr="1">
      <w:pPr>
        <w:pStyle w:val="Heading2"/>
        <w:rPr>
          <w:rFonts w:ascii="Times New Roman" w:hAnsi="Times New Roman" w:eastAsia="Arial" w:cs="Times New Roman"/>
          <w:sz w:val="24"/>
          <w:szCs w:val="24"/>
        </w:rPr>
      </w:pPr>
      <w:bookmarkStart w:name="_Toc337253749" w:id="2095983930"/>
      <w:r w:rsidRPr="2F9D4C03" w:rsidR="11AAA36C">
        <w:rPr>
          <w:rFonts w:ascii="Times New Roman" w:hAnsi="Times New Roman" w:eastAsia="Arial" w:cs="Times New Roman"/>
          <w:sz w:val="24"/>
          <w:szCs w:val="24"/>
        </w:rPr>
        <w:t>Introduction</w:t>
      </w:r>
      <w:bookmarkEnd w:id="2095983930"/>
    </w:p>
    <w:p w:rsidRPr="00841D44" w:rsidR="68E22029" w:rsidP="00925E58" w:rsidRDefault="68E22029" w14:paraId="13768A7D" w14:textId="01BFE01E">
      <w:pPr>
        <w:rPr>
          <w:rFonts w:ascii="Times New Roman" w:hAnsi="Times New Roman" w:eastAsia="Arial" w:cs="Times New Roman"/>
        </w:rPr>
      </w:pPr>
      <w:r w:rsidRPr="00841D44">
        <w:rPr>
          <w:rFonts w:ascii="Times New Roman" w:hAnsi="Times New Roman" w:eastAsia="Arial" w:cs="Times New Roman"/>
        </w:rPr>
        <w:t xml:space="preserve">We experimented on the Support Vector Classifier using the </w:t>
      </w:r>
      <w:proofErr w:type="spellStart"/>
      <w:r w:rsidRPr="00841D44">
        <w:rPr>
          <w:rFonts w:ascii="Times New Roman" w:hAnsi="Times New Roman" w:eastAsia="Arial" w:cs="Times New Roman"/>
        </w:rPr>
        <w:t>sklearn.svm.SVC</w:t>
      </w:r>
      <w:proofErr w:type="spellEnd"/>
      <w:r w:rsidRPr="00841D44">
        <w:rPr>
          <w:rFonts w:ascii="Times New Roman" w:hAnsi="Times New Roman" w:eastAsia="Arial" w:cs="Times New Roman"/>
        </w:rPr>
        <w:t xml:space="preserve"> class from the Scikit Learn library.  We compare the base model with different features and hyperparameters </w:t>
      </w:r>
      <w:r w:rsidRPr="00841D44" w:rsidR="50A3A757">
        <w:rPr>
          <w:rFonts w:ascii="Times New Roman" w:hAnsi="Times New Roman" w:eastAsia="Arial" w:cs="Times New Roman"/>
        </w:rPr>
        <w:t>of</w:t>
      </w:r>
      <w:r w:rsidRPr="00841D44">
        <w:rPr>
          <w:rFonts w:ascii="Times New Roman" w:hAnsi="Times New Roman" w:eastAsia="Arial" w:cs="Times New Roman"/>
        </w:rPr>
        <w:t xml:space="preserve"> </w:t>
      </w:r>
      <w:r w:rsidRPr="00841D44" w:rsidR="6A521A5C">
        <w:rPr>
          <w:rFonts w:ascii="Times New Roman" w:hAnsi="Times New Roman" w:eastAsia="Arial" w:cs="Times New Roman"/>
        </w:rPr>
        <w:t>various levels</w:t>
      </w:r>
      <w:r w:rsidRPr="00841D44">
        <w:rPr>
          <w:rFonts w:ascii="Times New Roman" w:hAnsi="Times New Roman" w:eastAsia="Arial" w:cs="Times New Roman"/>
        </w:rPr>
        <w:t xml:space="preserve"> of regularizations, kernel functions and kernel coefficients(gamma).</w:t>
      </w:r>
    </w:p>
    <w:p w:rsidRPr="00841D44" w:rsidR="4182244C" w:rsidP="21350CBB" w:rsidRDefault="4182244C" w14:paraId="7E1FA319" w14:textId="61A14109" w14:noSpellErr="1">
      <w:pPr>
        <w:pStyle w:val="Heading2"/>
        <w:rPr>
          <w:rFonts w:ascii="Times New Roman" w:hAnsi="Times New Roman" w:eastAsia="Arial" w:cs="Times New Roman"/>
          <w:sz w:val="24"/>
          <w:szCs w:val="24"/>
        </w:rPr>
      </w:pPr>
      <w:bookmarkStart w:name="_Toc715284301" w:id="976417180"/>
      <w:r w:rsidRPr="2F9D4C03" w:rsidR="4182244C">
        <w:rPr>
          <w:rFonts w:ascii="Times New Roman" w:hAnsi="Times New Roman" w:eastAsia="Arial" w:cs="Times New Roman"/>
          <w:sz w:val="24"/>
          <w:szCs w:val="24"/>
        </w:rPr>
        <w:t>Training Metrics</w:t>
      </w:r>
      <w:bookmarkEnd w:id="976417180"/>
    </w:p>
    <w:tbl>
      <w:tblPr>
        <w:tblW w:w="0" w:type="auto"/>
        <w:tblLayout w:type="fixed"/>
        <w:tblLook w:val="06A0" w:firstRow="1" w:lastRow="0" w:firstColumn="1" w:lastColumn="0" w:noHBand="1" w:noVBand="1"/>
      </w:tblPr>
      <w:tblGrid>
        <w:gridCol w:w="1605"/>
        <w:gridCol w:w="1470"/>
        <w:gridCol w:w="1470"/>
        <w:gridCol w:w="1215"/>
        <w:gridCol w:w="1080"/>
        <w:gridCol w:w="720"/>
        <w:gridCol w:w="1125"/>
        <w:gridCol w:w="960"/>
      </w:tblGrid>
      <w:tr w:rsidRPr="00841D44" w:rsidR="28ED9EBB" w:rsidTr="28ED9EBB" w14:paraId="35D57200" w14:textId="77777777">
        <w:trPr>
          <w:trHeight w:val="600"/>
        </w:trPr>
        <w:tc>
          <w:tcPr>
            <w:tcW w:w="1605" w:type="dxa"/>
            <w:tcBorders>
              <w:top w:val="single" w:color="9E9E9E" w:sz="6" w:space="0"/>
              <w:left w:val="single" w:color="9E9E9E" w:sz="6" w:space="0"/>
              <w:bottom w:val="single" w:color="9E9E9E" w:sz="6" w:space="0"/>
              <w:right w:val="single" w:color="9E9E9E" w:sz="6" w:space="0"/>
            </w:tcBorders>
            <w:shd w:val="clear" w:color="auto" w:fill="D9EAD3"/>
            <w:tcMar>
              <w:top w:w="150" w:type="dxa"/>
              <w:left w:w="150" w:type="dxa"/>
              <w:bottom w:w="150" w:type="dxa"/>
              <w:right w:w="150" w:type="dxa"/>
            </w:tcMar>
          </w:tcPr>
          <w:p w:rsidRPr="00841D44" w:rsidR="28ED9EBB" w:rsidP="00925E58" w:rsidRDefault="28ED9EBB" w14:paraId="53658BDD" w14:textId="2ED1B011">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Model</w:t>
            </w:r>
          </w:p>
        </w:tc>
        <w:tc>
          <w:tcPr>
            <w:tcW w:w="1470" w:type="dxa"/>
            <w:tcBorders>
              <w:top w:val="single" w:color="9E9E9E" w:sz="6" w:space="0"/>
              <w:left w:val="single" w:color="9E9E9E" w:sz="6" w:space="0"/>
              <w:bottom w:val="single" w:color="9E9E9E" w:sz="6" w:space="0"/>
              <w:right w:val="single" w:color="9E9E9E" w:sz="6" w:space="0"/>
            </w:tcBorders>
            <w:shd w:val="clear" w:color="auto" w:fill="D9EAD3"/>
            <w:tcMar>
              <w:top w:w="150" w:type="dxa"/>
              <w:left w:w="150" w:type="dxa"/>
              <w:bottom w:w="150" w:type="dxa"/>
              <w:right w:w="150" w:type="dxa"/>
            </w:tcMar>
          </w:tcPr>
          <w:p w:rsidRPr="00841D44" w:rsidR="28ED9EBB" w:rsidP="00925E58" w:rsidRDefault="28ED9EBB" w14:paraId="29B1E8A8" w14:textId="49FAA260">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Accuracy</w:t>
            </w:r>
          </w:p>
        </w:tc>
        <w:tc>
          <w:tcPr>
            <w:tcW w:w="1470" w:type="dxa"/>
            <w:tcBorders>
              <w:top w:val="single" w:color="9E9E9E" w:sz="6" w:space="0"/>
              <w:left w:val="single" w:color="9E9E9E" w:sz="6" w:space="0"/>
              <w:bottom w:val="single" w:color="9E9E9E" w:sz="6" w:space="0"/>
              <w:right w:val="single" w:color="9E9E9E" w:sz="6" w:space="0"/>
            </w:tcBorders>
            <w:shd w:val="clear" w:color="auto" w:fill="D9EAD3"/>
            <w:tcMar>
              <w:top w:w="150" w:type="dxa"/>
              <w:left w:w="150" w:type="dxa"/>
              <w:bottom w:w="150" w:type="dxa"/>
              <w:right w:w="150" w:type="dxa"/>
            </w:tcMar>
          </w:tcPr>
          <w:p w:rsidRPr="00841D44" w:rsidR="28ED9EBB" w:rsidP="00925E58" w:rsidRDefault="28ED9EBB" w14:paraId="407D09C2" w14:textId="1B4D9ED4">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Precision</w:t>
            </w:r>
          </w:p>
        </w:tc>
        <w:tc>
          <w:tcPr>
            <w:tcW w:w="1215" w:type="dxa"/>
            <w:tcBorders>
              <w:top w:val="single" w:color="9E9E9E" w:sz="6" w:space="0"/>
              <w:left w:val="single" w:color="9E9E9E" w:sz="6" w:space="0"/>
              <w:bottom w:val="single" w:color="9E9E9E" w:sz="6" w:space="0"/>
              <w:right w:val="single" w:color="9E9E9E" w:sz="6" w:space="0"/>
            </w:tcBorders>
            <w:shd w:val="clear" w:color="auto" w:fill="D9EAD3"/>
            <w:tcMar>
              <w:top w:w="150" w:type="dxa"/>
              <w:left w:w="150" w:type="dxa"/>
              <w:bottom w:w="150" w:type="dxa"/>
              <w:right w:w="150" w:type="dxa"/>
            </w:tcMar>
          </w:tcPr>
          <w:p w:rsidRPr="00841D44" w:rsidR="28ED9EBB" w:rsidP="00925E58" w:rsidRDefault="28ED9EBB" w14:paraId="3EB76BDD" w14:textId="123A3C7B">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Recall</w:t>
            </w:r>
          </w:p>
        </w:tc>
        <w:tc>
          <w:tcPr>
            <w:tcW w:w="1080" w:type="dxa"/>
            <w:tcBorders>
              <w:top w:val="single" w:color="9E9E9E" w:sz="6" w:space="0"/>
              <w:left w:val="single" w:color="9E9E9E" w:sz="6" w:space="0"/>
              <w:bottom w:val="single" w:color="9E9E9E" w:sz="6" w:space="0"/>
              <w:right w:val="single" w:color="9E9E9E" w:sz="6" w:space="0"/>
            </w:tcBorders>
            <w:shd w:val="clear" w:color="auto" w:fill="D9EAD3"/>
            <w:tcMar>
              <w:top w:w="150" w:type="dxa"/>
              <w:left w:w="150" w:type="dxa"/>
              <w:bottom w:w="150" w:type="dxa"/>
              <w:right w:w="150" w:type="dxa"/>
            </w:tcMar>
          </w:tcPr>
          <w:p w:rsidRPr="00841D44" w:rsidR="28ED9EBB" w:rsidP="00925E58" w:rsidRDefault="28ED9EBB" w14:paraId="473ED3B2" w14:textId="52ECF77B">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F1-Score</w:t>
            </w:r>
          </w:p>
        </w:tc>
        <w:tc>
          <w:tcPr>
            <w:tcW w:w="720" w:type="dxa"/>
            <w:tcBorders>
              <w:top w:val="single" w:color="9E9E9E" w:sz="6" w:space="0"/>
              <w:left w:val="single" w:color="9E9E9E" w:sz="6" w:space="0"/>
              <w:bottom w:val="single" w:color="9E9E9E" w:sz="6" w:space="0"/>
              <w:right w:val="single" w:color="9E9E9E" w:sz="6" w:space="0"/>
            </w:tcBorders>
            <w:shd w:val="clear" w:color="auto" w:fill="D9EAD3"/>
            <w:tcMar>
              <w:top w:w="150" w:type="dxa"/>
              <w:left w:w="150" w:type="dxa"/>
              <w:bottom w:w="150" w:type="dxa"/>
              <w:right w:w="150" w:type="dxa"/>
            </w:tcMar>
          </w:tcPr>
          <w:p w:rsidRPr="00841D44" w:rsidR="28ED9EBB" w:rsidP="00925E58" w:rsidRDefault="28ED9EBB" w14:paraId="6DD98DE3" w14:textId="6EAF1AD3">
            <w:pPr>
              <w:rPr>
                <w:rFonts w:ascii="Times New Roman" w:hAnsi="Times New Roman" w:eastAsia="Arial" w:cs="Times New Roman"/>
                <w:color w:val="000000" w:themeColor="text1"/>
              </w:rPr>
            </w:pPr>
            <w:proofErr w:type="spellStart"/>
            <w:r w:rsidRPr="00841D44">
              <w:rPr>
                <w:rFonts w:ascii="Times New Roman" w:hAnsi="Times New Roman" w:eastAsia="Arial" w:cs="Times New Roman"/>
                <w:color w:val="000000" w:themeColor="text1"/>
              </w:rPr>
              <w:t>Cl</w:t>
            </w:r>
            <w:r w:rsidRPr="00841D44" w:rsidR="5B5A2C59">
              <w:rPr>
                <w:rFonts w:ascii="Times New Roman" w:hAnsi="Times New Roman" w:eastAsia="Arial" w:cs="Times New Roman"/>
                <w:color w:val="000000" w:themeColor="text1"/>
              </w:rPr>
              <w:t>s</w:t>
            </w:r>
            <w:proofErr w:type="spellEnd"/>
          </w:p>
        </w:tc>
        <w:tc>
          <w:tcPr>
            <w:tcW w:w="1125" w:type="dxa"/>
            <w:tcBorders>
              <w:top w:val="single" w:color="9E9E9E" w:sz="6" w:space="0"/>
              <w:left w:val="single" w:color="9E9E9E" w:sz="6" w:space="0"/>
              <w:bottom w:val="single" w:color="9E9E9E" w:sz="6" w:space="0"/>
              <w:right w:val="single" w:color="9E9E9E" w:sz="6" w:space="0"/>
            </w:tcBorders>
            <w:shd w:val="clear" w:color="auto" w:fill="D9EAD3"/>
            <w:tcMar>
              <w:top w:w="150" w:type="dxa"/>
              <w:left w:w="150" w:type="dxa"/>
              <w:bottom w:w="150" w:type="dxa"/>
              <w:right w:w="150" w:type="dxa"/>
            </w:tcMar>
          </w:tcPr>
          <w:p w:rsidRPr="00841D44" w:rsidR="28ED9EBB" w:rsidP="00925E58" w:rsidRDefault="28ED9EBB" w14:paraId="69A91F7E" w14:textId="3AC2CE8E">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Kernel</w:t>
            </w:r>
          </w:p>
        </w:tc>
        <w:tc>
          <w:tcPr>
            <w:tcW w:w="960" w:type="dxa"/>
            <w:tcBorders>
              <w:top w:val="single" w:color="9E9E9E" w:sz="6" w:space="0"/>
              <w:left w:val="single" w:color="9E9E9E" w:sz="6" w:space="0"/>
              <w:bottom w:val="single" w:color="9E9E9E" w:sz="6" w:space="0"/>
              <w:right w:val="single" w:color="9E9E9E" w:sz="6" w:space="0"/>
            </w:tcBorders>
            <w:shd w:val="clear" w:color="auto" w:fill="D9EAD3"/>
            <w:tcMar>
              <w:top w:w="150" w:type="dxa"/>
              <w:left w:w="150" w:type="dxa"/>
              <w:bottom w:w="150" w:type="dxa"/>
              <w:right w:w="150" w:type="dxa"/>
            </w:tcMar>
          </w:tcPr>
          <w:p w:rsidRPr="00841D44" w:rsidR="28ED9EBB" w:rsidP="00925E58" w:rsidRDefault="28ED9EBB" w14:paraId="65955BC7" w14:textId="10F27B0C">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C</w:t>
            </w:r>
          </w:p>
        </w:tc>
      </w:tr>
      <w:tr w:rsidRPr="00841D44" w:rsidR="28ED9EBB" w:rsidTr="28ED9EBB" w14:paraId="08A6B980" w14:textId="77777777">
        <w:trPr>
          <w:trHeight w:val="600"/>
        </w:trPr>
        <w:tc>
          <w:tcPr>
            <w:tcW w:w="1605"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3E9B0B37" w14:textId="3814C208">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Baseline</w:t>
            </w:r>
          </w:p>
        </w:tc>
        <w:tc>
          <w:tcPr>
            <w:tcW w:w="147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4C70BF76" w14:textId="678DA90E">
            <w:pPr>
              <w:rPr>
                <w:rFonts w:ascii="Times New Roman" w:hAnsi="Times New Roman" w:eastAsia="Arial" w:cs="Times New Roman"/>
              </w:rPr>
            </w:pPr>
            <w:r w:rsidRPr="00841D44">
              <w:rPr>
                <w:rFonts w:ascii="Times New Roman" w:hAnsi="Times New Roman" w:eastAsia="Arial" w:cs="Times New Roman"/>
              </w:rPr>
              <w:t>0.92</w:t>
            </w:r>
          </w:p>
        </w:tc>
        <w:tc>
          <w:tcPr>
            <w:tcW w:w="147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3DB487DF" w14:textId="59CD3D78">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0.91</w:t>
            </w:r>
          </w:p>
          <w:p w:rsidRPr="00841D44" w:rsidR="28ED9EBB" w:rsidP="00925E58" w:rsidRDefault="28ED9EBB" w14:paraId="2C46D1FC" w14:textId="0275A691">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0.94</w:t>
            </w:r>
          </w:p>
        </w:tc>
        <w:tc>
          <w:tcPr>
            <w:tcW w:w="1215"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52A70F06" w14:textId="72E87E5D">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0.95</w:t>
            </w:r>
          </w:p>
          <w:p w:rsidRPr="00841D44" w:rsidR="28ED9EBB" w:rsidP="00925E58" w:rsidRDefault="28ED9EBB" w14:paraId="2596A285" w14:textId="24F160AC">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0.90</w:t>
            </w:r>
          </w:p>
        </w:tc>
        <w:tc>
          <w:tcPr>
            <w:tcW w:w="108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60194572" w14:textId="6067427F">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0.93</w:t>
            </w:r>
          </w:p>
          <w:p w:rsidRPr="00841D44" w:rsidR="28ED9EBB" w:rsidP="00925E58" w:rsidRDefault="28ED9EBB" w14:paraId="6E4ECBD5" w14:textId="3A5F39DD">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0.92</w:t>
            </w:r>
          </w:p>
        </w:tc>
        <w:tc>
          <w:tcPr>
            <w:tcW w:w="72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44048EDC" w14:textId="3D0BDD81">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w:t>
            </w:r>
          </w:p>
          <w:p w:rsidRPr="00841D44" w:rsidR="28ED9EBB" w:rsidP="00925E58" w:rsidRDefault="28ED9EBB" w14:paraId="496B231E" w14:textId="67C3FDB5">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w:t>
            </w:r>
          </w:p>
        </w:tc>
        <w:tc>
          <w:tcPr>
            <w:tcW w:w="1125"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1F9269DB" w14:textId="5B7E1B7A">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RBF</w:t>
            </w:r>
          </w:p>
        </w:tc>
        <w:tc>
          <w:tcPr>
            <w:tcW w:w="96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40637661" w14:textId="643A1AE2">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1.0</w:t>
            </w:r>
          </w:p>
        </w:tc>
      </w:tr>
      <w:tr w:rsidRPr="00841D44" w:rsidR="28ED9EBB" w:rsidTr="28ED9EBB" w14:paraId="542EFE04" w14:textId="77777777">
        <w:trPr>
          <w:trHeight w:val="600"/>
        </w:trPr>
        <w:tc>
          <w:tcPr>
            <w:tcW w:w="1605"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0DB0DED0" w14:textId="3AEABBFA">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Tuned</w:t>
            </w:r>
          </w:p>
        </w:tc>
        <w:tc>
          <w:tcPr>
            <w:tcW w:w="147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6E35AFD7" w14:textId="20C5C01A">
            <w:pPr>
              <w:rPr>
                <w:rFonts w:ascii="Times New Roman" w:hAnsi="Times New Roman" w:eastAsia="Arial" w:cs="Times New Roman"/>
              </w:rPr>
            </w:pPr>
            <w:r w:rsidRPr="00841D44">
              <w:rPr>
                <w:rFonts w:ascii="Times New Roman" w:hAnsi="Times New Roman" w:eastAsia="Arial" w:cs="Times New Roman"/>
              </w:rPr>
              <w:t>0.99</w:t>
            </w:r>
          </w:p>
        </w:tc>
        <w:tc>
          <w:tcPr>
            <w:tcW w:w="147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5B82FED8" w14:textId="23467455">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1.00</w:t>
            </w:r>
          </w:p>
          <w:p w:rsidRPr="00841D44" w:rsidR="28ED9EBB" w:rsidP="00925E58" w:rsidRDefault="28ED9EBB" w14:paraId="6AC355DF" w14:textId="190A8D11">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0.98</w:t>
            </w:r>
          </w:p>
        </w:tc>
        <w:tc>
          <w:tcPr>
            <w:tcW w:w="1215"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2BB0ED71" w14:textId="5C29D986">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0.98</w:t>
            </w:r>
          </w:p>
          <w:p w:rsidRPr="00841D44" w:rsidR="28ED9EBB" w:rsidP="00925E58" w:rsidRDefault="28ED9EBB" w14:paraId="64C99099" w14:textId="2FD3FF7A">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1.00</w:t>
            </w:r>
          </w:p>
        </w:tc>
        <w:tc>
          <w:tcPr>
            <w:tcW w:w="108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4D040D7C" w14:textId="762513A6">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0.99</w:t>
            </w:r>
          </w:p>
          <w:p w:rsidRPr="00841D44" w:rsidR="28ED9EBB" w:rsidP="00925E58" w:rsidRDefault="28ED9EBB" w14:paraId="29B922C5" w14:textId="5DA18AC5">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0.99</w:t>
            </w:r>
          </w:p>
        </w:tc>
        <w:tc>
          <w:tcPr>
            <w:tcW w:w="72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20202256" w14:textId="49A98B9C">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w:t>
            </w:r>
          </w:p>
          <w:p w:rsidRPr="00841D44" w:rsidR="28ED9EBB" w:rsidP="00925E58" w:rsidRDefault="28ED9EBB" w14:paraId="4C6795C1" w14:textId="126A335E">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w:t>
            </w:r>
          </w:p>
        </w:tc>
        <w:tc>
          <w:tcPr>
            <w:tcW w:w="1125"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533E9989" w14:textId="6059A7D3">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Poly</w:t>
            </w:r>
          </w:p>
        </w:tc>
        <w:tc>
          <w:tcPr>
            <w:tcW w:w="960" w:type="dxa"/>
            <w:tcBorders>
              <w:top w:val="single" w:color="9E9E9E" w:sz="6" w:space="0"/>
              <w:left w:val="single" w:color="9E9E9E" w:sz="6" w:space="0"/>
              <w:bottom w:val="single" w:color="9E9E9E" w:sz="6" w:space="0"/>
              <w:right w:val="single" w:color="9E9E9E" w:sz="6" w:space="0"/>
            </w:tcBorders>
            <w:shd w:val="clear" w:color="auto" w:fill="FFFFFF" w:themeFill="background1"/>
            <w:tcMar>
              <w:top w:w="150" w:type="dxa"/>
              <w:left w:w="150" w:type="dxa"/>
              <w:bottom w:w="150" w:type="dxa"/>
              <w:right w:w="150" w:type="dxa"/>
            </w:tcMar>
          </w:tcPr>
          <w:p w:rsidRPr="00841D44" w:rsidR="28ED9EBB" w:rsidP="00925E58" w:rsidRDefault="28ED9EBB" w14:paraId="4D8DCA07" w14:textId="17E34221">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0.1</w:t>
            </w:r>
          </w:p>
        </w:tc>
      </w:tr>
      <w:tr w:rsidRPr="00841D44" w:rsidR="28ED9EBB" w:rsidTr="28ED9EBB" w14:paraId="0B50EEDF" w14:textId="77777777">
        <w:trPr>
          <w:trHeight w:val="600"/>
        </w:trPr>
        <w:tc>
          <w:tcPr>
            <w:tcW w:w="1605"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787E2BED" w14:textId="499578BE">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Feature-Selected</w:t>
            </w:r>
          </w:p>
        </w:tc>
        <w:tc>
          <w:tcPr>
            <w:tcW w:w="147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60D5F96F" w14:textId="490A0177">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0.88</w:t>
            </w:r>
          </w:p>
        </w:tc>
        <w:tc>
          <w:tcPr>
            <w:tcW w:w="147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3DACFA7B" w14:textId="710813DF">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0.87</w:t>
            </w:r>
          </w:p>
          <w:p w:rsidRPr="00841D44" w:rsidR="28ED9EBB" w:rsidP="00925E58" w:rsidRDefault="28ED9EBB" w14:paraId="1A2D2B66" w14:textId="57CCC17C">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0.88</w:t>
            </w:r>
          </w:p>
        </w:tc>
        <w:tc>
          <w:tcPr>
            <w:tcW w:w="1215"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6E1229E5" w14:textId="20602752">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0.88</w:t>
            </w:r>
          </w:p>
          <w:p w:rsidRPr="00841D44" w:rsidR="28ED9EBB" w:rsidP="00925E58" w:rsidRDefault="28ED9EBB" w14:paraId="3B117C53" w14:textId="360BB10C">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0.87</w:t>
            </w:r>
          </w:p>
        </w:tc>
        <w:tc>
          <w:tcPr>
            <w:tcW w:w="108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00F7F9E9" w14:textId="7D71A644">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0.88</w:t>
            </w:r>
          </w:p>
          <w:p w:rsidRPr="00841D44" w:rsidR="28ED9EBB" w:rsidP="00925E58" w:rsidRDefault="28ED9EBB" w14:paraId="1F5BFC38" w14:textId="6874FBD6">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0.87</w:t>
            </w:r>
          </w:p>
        </w:tc>
        <w:tc>
          <w:tcPr>
            <w:tcW w:w="72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6D1AADDD" w14:textId="7A476E7B">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w:t>
            </w:r>
          </w:p>
          <w:p w:rsidRPr="00841D44" w:rsidR="28ED9EBB" w:rsidP="00925E58" w:rsidRDefault="28ED9EBB" w14:paraId="66AB1E93" w14:textId="0900E091">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w:t>
            </w:r>
          </w:p>
        </w:tc>
        <w:tc>
          <w:tcPr>
            <w:tcW w:w="1125"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17C81A37" w14:textId="3D3DFDE7">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RBF</w:t>
            </w:r>
          </w:p>
        </w:tc>
        <w:tc>
          <w:tcPr>
            <w:tcW w:w="96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753A1E0B" w14:textId="23A0C8B6">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1.0</w:t>
            </w:r>
          </w:p>
        </w:tc>
      </w:tr>
      <w:tr w:rsidRPr="00841D44" w:rsidR="28ED9EBB" w:rsidTr="28ED9EBB" w14:paraId="32C6DA57" w14:textId="77777777">
        <w:trPr>
          <w:trHeight w:val="600"/>
        </w:trPr>
        <w:tc>
          <w:tcPr>
            <w:tcW w:w="1605"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4D8C9006" w14:textId="61A4F2CB">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Feature-Selected Tuned</w:t>
            </w:r>
          </w:p>
        </w:tc>
        <w:tc>
          <w:tcPr>
            <w:tcW w:w="147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1697663A" w14:textId="50FF42F2">
            <w:pPr>
              <w:rPr>
                <w:rFonts w:ascii="Times New Roman" w:hAnsi="Times New Roman" w:eastAsia="Arial" w:cs="Times New Roman"/>
              </w:rPr>
            </w:pPr>
            <w:r w:rsidRPr="00841D44">
              <w:rPr>
                <w:rFonts w:ascii="Times New Roman" w:hAnsi="Times New Roman" w:eastAsia="Arial" w:cs="Times New Roman"/>
              </w:rPr>
              <w:t>0.98</w:t>
            </w:r>
          </w:p>
        </w:tc>
        <w:tc>
          <w:tcPr>
            <w:tcW w:w="147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3DDA8B05" w14:textId="73C653B2">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0.97</w:t>
            </w:r>
          </w:p>
          <w:p w:rsidRPr="00841D44" w:rsidR="28ED9EBB" w:rsidP="00925E58" w:rsidRDefault="28ED9EBB" w14:paraId="30FC3900" w14:textId="464A8C89">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1.00</w:t>
            </w:r>
          </w:p>
        </w:tc>
        <w:tc>
          <w:tcPr>
            <w:tcW w:w="1215"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60237B75" w14:textId="3898FAE2">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1.00</w:t>
            </w:r>
          </w:p>
          <w:p w:rsidRPr="00841D44" w:rsidR="28ED9EBB" w:rsidP="00925E58" w:rsidRDefault="28ED9EBB" w14:paraId="53DD6649" w14:textId="48548067">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0.97</w:t>
            </w:r>
          </w:p>
        </w:tc>
        <w:tc>
          <w:tcPr>
            <w:tcW w:w="108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4D89009E" w14:textId="6BB19AD5">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0.98</w:t>
            </w:r>
          </w:p>
          <w:p w:rsidRPr="00841D44" w:rsidR="28ED9EBB" w:rsidP="00925E58" w:rsidRDefault="28ED9EBB" w14:paraId="69645863" w14:textId="3035B84F">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0.98</w:t>
            </w:r>
          </w:p>
        </w:tc>
        <w:tc>
          <w:tcPr>
            <w:tcW w:w="72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6FA8656D" w14:textId="47762537">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w:t>
            </w:r>
          </w:p>
          <w:p w:rsidRPr="00841D44" w:rsidR="28ED9EBB" w:rsidP="00925E58" w:rsidRDefault="28ED9EBB" w14:paraId="6380EC56" w14:textId="5428733C">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0</w:t>
            </w:r>
          </w:p>
        </w:tc>
        <w:tc>
          <w:tcPr>
            <w:tcW w:w="1125"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4A7D78FC" w14:textId="6A8DAD1D">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RBF</w:t>
            </w:r>
          </w:p>
        </w:tc>
        <w:tc>
          <w:tcPr>
            <w:tcW w:w="960" w:type="dxa"/>
            <w:tcBorders>
              <w:top w:val="single" w:color="9E9E9E" w:sz="6" w:space="0"/>
              <w:left w:val="single" w:color="9E9E9E" w:sz="6" w:space="0"/>
              <w:bottom w:val="single" w:color="9E9E9E" w:sz="6" w:space="0"/>
              <w:right w:val="single" w:color="9E9E9E" w:sz="6" w:space="0"/>
            </w:tcBorders>
            <w:tcMar>
              <w:top w:w="150" w:type="dxa"/>
              <w:left w:w="150" w:type="dxa"/>
              <w:bottom w:w="150" w:type="dxa"/>
              <w:right w:w="150" w:type="dxa"/>
            </w:tcMar>
          </w:tcPr>
          <w:p w:rsidRPr="00841D44" w:rsidR="28ED9EBB" w:rsidP="00925E58" w:rsidRDefault="28ED9EBB" w14:paraId="5A87CC31" w14:textId="77E9685E">
            <w:pPr>
              <w:rPr>
                <w:rFonts w:ascii="Times New Roman" w:hAnsi="Times New Roman" w:eastAsia="Arial" w:cs="Times New Roman"/>
                <w:color w:val="000000" w:themeColor="text1"/>
              </w:rPr>
            </w:pPr>
            <w:r w:rsidRPr="00841D44">
              <w:rPr>
                <w:rFonts w:ascii="Times New Roman" w:hAnsi="Times New Roman" w:eastAsia="Arial" w:cs="Times New Roman"/>
                <w:color w:val="000000" w:themeColor="text1"/>
              </w:rPr>
              <w:t>1000</w:t>
            </w:r>
          </w:p>
        </w:tc>
      </w:tr>
    </w:tbl>
    <w:p w:rsidRPr="00841D44" w:rsidR="28ED9EBB" w:rsidP="00925E58" w:rsidRDefault="28ED9EBB" w14:paraId="2DF65BB6" w14:textId="2CBD3BA4">
      <w:pPr>
        <w:rPr>
          <w:rFonts w:ascii="Times New Roman" w:hAnsi="Times New Roman" w:eastAsia="Arial" w:cs="Times New Roman"/>
        </w:rPr>
      </w:pPr>
    </w:p>
    <w:p w:rsidRPr="00841D44" w:rsidR="74B865F4" w:rsidP="21350CBB" w:rsidRDefault="243D29D7" w14:paraId="137AA0D3" w14:textId="03D535FA" w14:noSpellErr="1">
      <w:pPr>
        <w:pStyle w:val="Heading2"/>
        <w:rPr>
          <w:rFonts w:ascii="Times New Roman" w:hAnsi="Times New Roman" w:eastAsia="Arial" w:cs="Times New Roman"/>
          <w:sz w:val="24"/>
          <w:szCs w:val="24"/>
        </w:rPr>
      </w:pPr>
      <w:bookmarkStart w:name="_Toc1428150239" w:id="1224903055"/>
      <w:r w:rsidRPr="2F9D4C03" w:rsidR="243D29D7">
        <w:rPr>
          <w:rFonts w:ascii="Times New Roman" w:hAnsi="Times New Roman" w:eastAsia="Arial" w:cs="Times New Roman"/>
          <w:sz w:val="24"/>
          <w:szCs w:val="24"/>
        </w:rPr>
        <w:t>Models</w:t>
      </w:r>
      <w:bookmarkEnd w:id="1224903055"/>
    </w:p>
    <w:p w:rsidRPr="00841D44" w:rsidR="2935D8DD" w:rsidP="00925E58" w:rsidRDefault="2935D8DD" w14:paraId="40400DDD" w14:textId="200B4024">
      <w:pPr>
        <w:rPr>
          <w:rFonts w:ascii="Times New Roman" w:hAnsi="Times New Roman" w:eastAsia="Arial" w:cs="Times New Roman"/>
        </w:rPr>
      </w:pPr>
      <w:r w:rsidRPr="00841D44">
        <w:rPr>
          <w:rFonts w:ascii="Times New Roman" w:hAnsi="Times New Roman" w:eastAsia="Arial" w:cs="Times New Roman"/>
        </w:rPr>
        <w:t>The models are separated into 2 groups by different training features.  One</w:t>
      </w:r>
      <w:r w:rsidRPr="00841D44" w:rsidR="64A5B8C1">
        <w:rPr>
          <w:rFonts w:ascii="Times New Roman" w:hAnsi="Times New Roman" w:eastAsia="Arial" w:cs="Times New Roman"/>
        </w:rPr>
        <w:t xml:space="preserve"> group is trained with the features that were </w:t>
      </w:r>
      <w:r w:rsidRPr="00841D44" w:rsidR="23BA7E0D">
        <w:rPr>
          <w:rFonts w:ascii="Times New Roman" w:hAnsi="Times New Roman" w:eastAsia="Arial" w:cs="Times New Roman"/>
        </w:rPr>
        <w:t xml:space="preserve">picked with correlation; the other group is trained with the features picked through </w:t>
      </w:r>
      <w:r w:rsidRPr="00841D44" w:rsidR="26DC031A">
        <w:rPr>
          <w:rFonts w:ascii="Times New Roman" w:hAnsi="Times New Roman" w:eastAsia="Arial" w:cs="Times New Roman"/>
        </w:rPr>
        <w:t xml:space="preserve">feature selection analysis methods.  Each group </w:t>
      </w:r>
      <w:r w:rsidRPr="00841D44" w:rsidR="1078C925">
        <w:rPr>
          <w:rFonts w:ascii="Times New Roman" w:hAnsi="Times New Roman" w:eastAsia="Arial" w:cs="Times New Roman"/>
        </w:rPr>
        <w:t>holds</w:t>
      </w:r>
      <w:r w:rsidRPr="00841D44" w:rsidR="43F20A8B">
        <w:rPr>
          <w:rFonts w:ascii="Times New Roman" w:hAnsi="Times New Roman" w:eastAsia="Arial" w:cs="Times New Roman"/>
        </w:rPr>
        <w:t xml:space="preserve"> two models: one trained with default parameters; the other with parameters tuned using </w:t>
      </w:r>
      <w:proofErr w:type="spellStart"/>
      <w:proofErr w:type="gramStart"/>
      <w:r w:rsidRPr="00841D44" w:rsidR="7F5AC831">
        <w:rPr>
          <w:rFonts w:ascii="Times New Roman" w:hAnsi="Times New Roman" w:eastAsia="Arial" w:cs="Times New Roman"/>
        </w:rPr>
        <w:t>sklearn.model</w:t>
      </w:r>
      <w:proofErr w:type="gramEnd"/>
      <w:r w:rsidRPr="00841D44" w:rsidR="7F5AC831">
        <w:rPr>
          <w:rFonts w:ascii="Times New Roman" w:hAnsi="Times New Roman" w:eastAsia="Arial" w:cs="Times New Roman"/>
        </w:rPr>
        <w:t>_selection.</w:t>
      </w:r>
      <w:r w:rsidRPr="00841D44" w:rsidR="43F20A8B">
        <w:rPr>
          <w:rFonts w:ascii="Times New Roman" w:hAnsi="Times New Roman" w:eastAsia="Arial" w:cs="Times New Roman"/>
        </w:rPr>
        <w:t>GridSearchCV</w:t>
      </w:r>
      <w:proofErr w:type="spellEnd"/>
      <w:r w:rsidRPr="00841D44" w:rsidR="54F799E6">
        <w:rPr>
          <w:rFonts w:ascii="Times New Roman" w:hAnsi="Times New Roman" w:eastAsia="Arial" w:cs="Times New Roman"/>
        </w:rPr>
        <w:t xml:space="preserve">.  </w:t>
      </w:r>
    </w:p>
    <w:p w:rsidRPr="00841D44" w:rsidR="00D963AE" w:rsidP="21350CBB" w:rsidRDefault="3353FD83" w14:paraId="47830A6F" w14:textId="1A8D64BF" w14:noSpellErr="1">
      <w:pPr>
        <w:pStyle w:val="Heading2"/>
        <w:rPr>
          <w:rFonts w:ascii="Times New Roman" w:hAnsi="Times New Roman" w:eastAsia="Arial" w:cs="Times New Roman"/>
          <w:sz w:val="24"/>
          <w:szCs w:val="24"/>
        </w:rPr>
      </w:pPr>
      <w:bookmarkStart w:name="_Toc1833064220" w:id="1279629818"/>
      <w:r w:rsidRPr="2F9D4C03" w:rsidR="3353FD83">
        <w:rPr>
          <w:rFonts w:ascii="Times New Roman" w:hAnsi="Times New Roman" w:eastAsia="Arial" w:cs="Times New Roman"/>
          <w:sz w:val="24"/>
          <w:szCs w:val="24"/>
        </w:rPr>
        <w:t>Hyperparameters</w:t>
      </w:r>
      <w:bookmarkEnd w:id="1279629818"/>
    </w:p>
    <w:p w:rsidRPr="00841D44" w:rsidR="1E44955C" w:rsidP="00111FBA" w:rsidRDefault="1E44955C" w14:paraId="11658864" w14:textId="5F0B3762">
      <w:pPr>
        <w:pStyle w:val="ListParagraph"/>
        <w:numPr>
          <w:ilvl w:val="0"/>
          <w:numId w:val="13"/>
        </w:numPr>
        <w:rPr>
          <w:rFonts w:ascii="Times New Roman" w:hAnsi="Times New Roman" w:eastAsia="Arial" w:cs="Times New Roman"/>
        </w:rPr>
      </w:pPr>
      <w:r w:rsidRPr="00841D44">
        <w:rPr>
          <w:rFonts w:ascii="Times New Roman" w:hAnsi="Times New Roman" w:eastAsia="Arial" w:cs="Times New Roman"/>
        </w:rPr>
        <w:t>C (Regularization)</w:t>
      </w:r>
      <w:r w:rsidRPr="00841D44">
        <w:rPr>
          <w:rFonts w:ascii="Times New Roman" w:hAnsi="Times New Roman" w:cs="Times New Roman"/>
        </w:rPr>
        <w:br/>
      </w:r>
      <w:r w:rsidRPr="00841D44" w:rsidR="4F224E68">
        <w:rPr>
          <w:rFonts w:ascii="Times New Roman" w:hAnsi="Times New Roman" w:eastAsia="Arial" w:cs="Times New Roman"/>
        </w:rPr>
        <w:t>0.1, 1, 10, 100, 1000</w:t>
      </w:r>
    </w:p>
    <w:p w:rsidRPr="00841D44" w:rsidR="4F224E68" w:rsidP="00111FBA" w:rsidRDefault="4F224E68" w14:paraId="7FD8C040" w14:textId="47683638">
      <w:pPr>
        <w:pStyle w:val="ListParagraph"/>
        <w:numPr>
          <w:ilvl w:val="0"/>
          <w:numId w:val="13"/>
        </w:numPr>
        <w:rPr>
          <w:rFonts w:ascii="Times New Roman" w:hAnsi="Times New Roman" w:eastAsia="Arial" w:cs="Times New Roman"/>
        </w:rPr>
      </w:pPr>
      <w:r w:rsidRPr="00841D44">
        <w:rPr>
          <w:rFonts w:ascii="Times New Roman" w:hAnsi="Times New Roman" w:eastAsia="Arial" w:cs="Times New Roman"/>
        </w:rPr>
        <w:t>Kernel</w:t>
      </w:r>
      <w:r w:rsidRPr="00841D44">
        <w:rPr>
          <w:rFonts w:ascii="Times New Roman" w:hAnsi="Times New Roman" w:cs="Times New Roman"/>
        </w:rPr>
        <w:br/>
      </w:r>
      <w:r w:rsidRPr="00841D44" w:rsidR="518E3F9F">
        <w:rPr>
          <w:rFonts w:ascii="Times New Roman" w:hAnsi="Times New Roman" w:eastAsia="Arial" w:cs="Times New Roman"/>
        </w:rPr>
        <w:t>RBF, Sigmoid, Polynomial</w:t>
      </w:r>
    </w:p>
    <w:p w:rsidRPr="00841D44" w:rsidR="00151D71" w:rsidP="00151D71" w:rsidRDefault="7451DE7D" w14:paraId="1142EF78" w14:textId="701744EB">
      <w:pPr>
        <w:pStyle w:val="ListParagraph"/>
        <w:numPr>
          <w:ilvl w:val="0"/>
          <w:numId w:val="13"/>
        </w:numPr>
        <w:rPr>
          <w:rFonts w:ascii="Times New Roman" w:hAnsi="Times New Roman" w:eastAsia="Arial" w:cs="Times New Roman"/>
        </w:rPr>
      </w:pPr>
      <w:r w:rsidRPr="00841D44">
        <w:rPr>
          <w:rFonts w:ascii="Times New Roman" w:hAnsi="Times New Roman" w:eastAsia="Arial" w:cs="Times New Roman"/>
        </w:rPr>
        <w:t>Gamma (Kernel Coefficient)</w:t>
      </w:r>
      <w:r w:rsidRPr="00841D44">
        <w:rPr>
          <w:rFonts w:ascii="Times New Roman" w:hAnsi="Times New Roman" w:cs="Times New Roman"/>
        </w:rPr>
        <w:br/>
      </w:r>
      <w:r w:rsidRPr="00841D44" w:rsidR="06276D9E">
        <w:rPr>
          <w:rFonts w:ascii="Times New Roman" w:hAnsi="Times New Roman" w:eastAsia="Arial" w:cs="Times New Roman"/>
        </w:rPr>
        <w:t>1, 0.1, 0.01, 0.001, 0.0001</w:t>
      </w:r>
    </w:p>
    <w:p w:rsidRPr="00841D44" w:rsidR="00D963AE" w:rsidP="21350CBB" w:rsidRDefault="510C2459" w14:paraId="2F6A8373" w14:textId="3AAB7A42" w14:noSpellErr="1">
      <w:pPr>
        <w:pStyle w:val="Heading2"/>
        <w:rPr>
          <w:rFonts w:ascii="Times New Roman" w:hAnsi="Times New Roman" w:eastAsia="Arial" w:cs="Times New Roman"/>
          <w:sz w:val="24"/>
          <w:szCs w:val="24"/>
        </w:rPr>
      </w:pPr>
      <w:bookmarkStart w:name="_Toc1302134327" w:id="123402152"/>
      <w:r w:rsidRPr="2F9D4C03" w:rsidR="510C2459">
        <w:rPr>
          <w:rFonts w:ascii="Times New Roman" w:hAnsi="Times New Roman" w:eastAsia="Arial" w:cs="Times New Roman"/>
          <w:sz w:val="24"/>
          <w:szCs w:val="24"/>
        </w:rPr>
        <w:t>Observations</w:t>
      </w:r>
      <w:r w:rsidRPr="2F9D4C03" w:rsidR="277BE93F">
        <w:rPr>
          <w:rFonts w:ascii="Times New Roman" w:hAnsi="Times New Roman" w:eastAsia="Arial" w:cs="Times New Roman"/>
          <w:sz w:val="24"/>
          <w:szCs w:val="24"/>
        </w:rPr>
        <w:t xml:space="preserve"> and Analysis</w:t>
      </w:r>
      <w:bookmarkEnd w:id="123402152"/>
    </w:p>
    <w:p w:rsidRPr="00841D44" w:rsidR="7A525D1B" w:rsidP="00925E58" w:rsidRDefault="7A525D1B" w14:paraId="1D562BE1" w14:textId="511878F7">
      <w:pPr>
        <w:rPr>
          <w:rFonts w:ascii="Times New Roman" w:hAnsi="Times New Roman" w:eastAsia="Arial" w:cs="Times New Roman"/>
        </w:rPr>
      </w:pPr>
      <w:r w:rsidRPr="00841D44">
        <w:rPr>
          <w:rFonts w:ascii="Times New Roman" w:hAnsi="Times New Roman" w:eastAsia="Arial" w:cs="Times New Roman"/>
        </w:rPr>
        <w:t xml:space="preserve">All models perform </w:t>
      </w:r>
      <w:r w:rsidRPr="00841D44" w:rsidR="3098B165">
        <w:rPr>
          <w:rFonts w:ascii="Times New Roman" w:hAnsi="Times New Roman" w:eastAsia="Arial" w:cs="Times New Roman"/>
        </w:rPr>
        <w:t xml:space="preserve">exceptional </w:t>
      </w:r>
      <w:r w:rsidRPr="00841D44">
        <w:rPr>
          <w:rFonts w:ascii="Times New Roman" w:hAnsi="Times New Roman" w:eastAsia="Arial" w:cs="Times New Roman"/>
        </w:rPr>
        <w:t>well that are above expectations.</w:t>
      </w:r>
      <w:r w:rsidRPr="00841D44" w:rsidR="40D8BBE0">
        <w:rPr>
          <w:rFonts w:ascii="Times New Roman" w:hAnsi="Times New Roman" w:eastAsia="Arial" w:cs="Times New Roman"/>
        </w:rPr>
        <w:t xml:space="preserve">  All hyperparameter tuned models achieve nearly 100% accuracy.</w:t>
      </w:r>
      <w:r w:rsidRPr="00841D44" w:rsidR="29939C79">
        <w:rPr>
          <w:rFonts w:ascii="Times New Roman" w:hAnsi="Times New Roman" w:eastAsia="Arial" w:cs="Times New Roman"/>
        </w:rPr>
        <w:t xml:space="preserve">  This leads to concerns of overfitting</w:t>
      </w:r>
      <w:r w:rsidRPr="00841D44" w:rsidR="129AFEF1">
        <w:rPr>
          <w:rFonts w:ascii="Times New Roman" w:hAnsi="Times New Roman" w:eastAsia="Arial" w:cs="Times New Roman"/>
        </w:rPr>
        <w:t>, so we compare the accuracy scores of testing and training datasets.</w:t>
      </w:r>
      <w:r w:rsidRPr="00841D44" w:rsidR="20087A3C">
        <w:rPr>
          <w:rFonts w:ascii="Times New Roman" w:hAnsi="Times New Roman" w:eastAsia="Arial" w:cs="Times New Roman"/>
        </w:rPr>
        <w:t xml:space="preserve">  We found that the high accuracy scores are consistent</w:t>
      </w:r>
      <w:r w:rsidRPr="00841D44" w:rsidR="53C32B82">
        <w:rPr>
          <w:rFonts w:ascii="Times New Roman" w:hAnsi="Times New Roman" w:eastAsia="Arial" w:cs="Times New Roman"/>
        </w:rPr>
        <w:t xml:space="preserve"> with each other</w:t>
      </w:r>
      <w:r w:rsidRPr="00841D44" w:rsidR="3FA24EA3">
        <w:rPr>
          <w:rFonts w:ascii="Times New Roman" w:hAnsi="Times New Roman" w:eastAsia="Arial" w:cs="Times New Roman"/>
        </w:rPr>
        <w:t xml:space="preserve"> so that it is possible the models are not overfitting.</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700"/>
        <w:gridCol w:w="2071"/>
        <w:gridCol w:w="2222"/>
      </w:tblGrid>
      <w:tr w:rsidRPr="00841D44" w:rsidR="28ED9EBB" w:rsidTr="28ED9EBB" w14:paraId="591E6312" w14:textId="77777777">
        <w:trPr>
          <w:trHeight w:val="300"/>
        </w:trPr>
        <w:tc>
          <w:tcPr>
            <w:tcW w:w="2700" w:type="dxa"/>
            <w:vAlign w:val="center"/>
          </w:tcPr>
          <w:p w:rsidRPr="00841D44" w:rsidR="28ED9EBB" w:rsidP="00925E58" w:rsidRDefault="28ED9EBB" w14:paraId="435EDEC9" w14:textId="52702B8C">
            <w:pPr>
              <w:rPr>
                <w:rFonts w:ascii="Times New Roman" w:hAnsi="Times New Roman" w:eastAsia="Arial" w:cs="Times New Roman"/>
              </w:rPr>
            </w:pPr>
          </w:p>
        </w:tc>
        <w:tc>
          <w:tcPr>
            <w:tcW w:w="2071" w:type="dxa"/>
            <w:vAlign w:val="center"/>
          </w:tcPr>
          <w:p w:rsidRPr="00841D44" w:rsidR="28ED9EBB" w:rsidP="00925E58" w:rsidRDefault="28ED9EBB" w14:paraId="74A8075A" w14:textId="4D4DB5F4">
            <w:pPr>
              <w:jc w:val="center"/>
              <w:rPr>
                <w:rFonts w:ascii="Times New Roman" w:hAnsi="Times New Roman" w:eastAsia="Arial" w:cs="Times New Roman"/>
                <w:b/>
              </w:rPr>
            </w:pPr>
            <w:r w:rsidRPr="00841D44">
              <w:rPr>
                <w:rFonts w:ascii="Times New Roman" w:hAnsi="Times New Roman" w:eastAsia="Arial" w:cs="Times New Roman"/>
                <w:b/>
              </w:rPr>
              <w:t>Testing Accuracy</w:t>
            </w:r>
          </w:p>
        </w:tc>
        <w:tc>
          <w:tcPr>
            <w:tcW w:w="2222" w:type="dxa"/>
            <w:vAlign w:val="center"/>
          </w:tcPr>
          <w:p w:rsidRPr="00841D44" w:rsidR="28ED9EBB" w:rsidP="00925E58" w:rsidRDefault="28ED9EBB" w14:paraId="179D2954" w14:textId="770681B2">
            <w:pPr>
              <w:jc w:val="center"/>
              <w:rPr>
                <w:rFonts w:ascii="Times New Roman" w:hAnsi="Times New Roman" w:eastAsia="Arial" w:cs="Times New Roman"/>
                <w:b/>
              </w:rPr>
            </w:pPr>
            <w:r w:rsidRPr="00841D44">
              <w:rPr>
                <w:rFonts w:ascii="Times New Roman" w:hAnsi="Times New Roman" w:eastAsia="Arial" w:cs="Times New Roman"/>
                <w:b/>
              </w:rPr>
              <w:t>Training Accuracy</w:t>
            </w:r>
          </w:p>
        </w:tc>
      </w:tr>
      <w:tr w:rsidRPr="00841D44" w:rsidR="28ED9EBB" w:rsidTr="28ED9EBB" w14:paraId="057658AB" w14:textId="77777777">
        <w:trPr>
          <w:trHeight w:val="300"/>
        </w:trPr>
        <w:tc>
          <w:tcPr>
            <w:tcW w:w="2700" w:type="dxa"/>
          </w:tcPr>
          <w:p w:rsidRPr="00841D44" w:rsidR="28ED9EBB" w:rsidP="00925E58" w:rsidRDefault="28ED9EBB" w14:paraId="773F5D91" w14:textId="29B62C66">
            <w:pPr>
              <w:rPr>
                <w:rFonts w:ascii="Times New Roman" w:hAnsi="Times New Roman" w:eastAsia="Arial" w:cs="Times New Roman"/>
                <w:b/>
              </w:rPr>
            </w:pPr>
            <w:r w:rsidRPr="00841D44">
              <w:rPr>
                <w:rFonts w:ascii="Times New Roman" w:hAnsi="Times New Roman" w:eastAsia="Arial" w:cs="Times New Roman"/>
                <w:b/>
              </w:rPr>
              <w:t>Baseline</w:t>
            </w:r>
          </w:p>
        </w:tc>
        <w:tc>
          <w:tcPr>
            <w:tcW w:w="2071" w:type="dxa"/>
            <w:vAlign w:val="center"/>
          </w:tcPr>
          <w:p w:rsidRPr="00841D44" w:rsidR="28ED9EBB" w:rsidP="00925E58" w:rsidRDefault="28ED9EBB" w14:paraId="7242FF9E" w14:textId="2E4925B5">
            <w:pPr>
              <w:rPr>
                <w:rFonts w:ascii="Times New Roman" w:hAnsi="Times New Roman" w:eastAsia="Arial" w:cs="Times New Roman"/>
              </w:rPr>
            </w:pPr>
            <w:r w:rsidRPr="00841D44">
              <w:rPr>
                <w:rFonts w:ascii="Times New Roman" w:hAnsi="Times New Roman" w:eastAsia="Arial" w:cs="Times New Roman"/>
              </w:rPr>
              <w:t>0.924138</w:t>
            </w:r>
          </w:p>
        </w:tc>
        <w:tc>
          <w:tcPr>
            <w:tcW w:w="2222" w:type="dxa"/>
            <w:vAlign w:val="center"/>
          </w:tcPr>
          <w:p w:rsidRPr="00841D44" w:rsidR="28ED9EBB" w:rsidP="00925E58" w:rsidRDefault="28ED9EBB" w14:paraId="6849B836" w14:textId="33F3340A">
            <w:pPr>
              <w:rPr>
                <w:rFonts w:ascii="Times New Roman" w:hAnsi="Times New Roman" w:eastAsia="Arial" w:cs="Times New Roman"/>
              </w:rPr>
            </w:pPr>
            <w:r w:rsidRPr="00841D44">
              <w:rPr>
                <w:rFonts w:ascii="Times New Roman" w:hAnsi="Times New Roman" w:eastAsia="Arial" w:cs="Times New Roman"/>
              </w:rPr>
              <w:t>0.925816</w:t>
            </w:r>
          </w:p>
        </w:tc>
      </w:tr>
      <w:tr w:rsidRPr="00841D44" w:rsidR="28ED9EBB" w:rsidTr="28ED9EBB" w14:paraId="745F9FEF" w14:textId="77777777">
        <w:trPr>
          <w:trHeight w:val="300"/>
        </w:trPr>
        <w:tc>
          <w:tcPr>
            <w:tcW w:w="2700" w:type="dxa"/>
          </w:tcPr>
          <w:p w:rsidRPr="00841D44" w:rsidR="28ED9EBB" w:rsidP="00925E58" w:rsidRDefault="28ED9EBB" w14:paraId="116AC5F0" w14:textId="4FBCCD07">
            <w:pPr>
              <w:rPr>
                <w:rFonts w:ascii="Times New Roman" w:hAnsi="Times New Roman" w:eastAsia="Arial" w:cs="Times New Roman"/>
                <w:b/>
              </w:rPr>
            </w:pPr>
            <w:r w:rsidRPr="00841D44">
              <w:rPr>
                <w:rFonts w:ascii="Times New Roman" w:hAnsi="Times New Roman" w:eastAsia="Arial" w:cs="Times New Roman"/>
                <w:b/>
              </w:rPr>
              <w:t>Baseline Tuned</w:t>
            </w:r>
          </w:p>
        </w:tc>
        <w:tc>
          <w:tcPr>
            <w:tcW w:w="2071" w:type="dxa"/>
            <w:vAlign w:val="center"/>
          </w:tcPr>
          <w:p w:rsidRPr="00841D44" w:rsidR="28ED9EBB" w:rsidP="00925E58" w:rsidRDefault="28ED9EBB" w14:paraId="7D3FA2C9" w14:textId="2A87BE33">
            <w:pPr>
              <w:rPr>
                <w:rFonts w:ascii="Times New Roman" w:hAnsi="Times New Roman" w:eastAsia="Arial" w:cs="Times New Roman"/>
              </w:rPr>
            </w:pPr>
            <w:r w:rsidRPr="00841D44">
              <w:rPr>
                <w:rFonts w:ascii="Times New Roman" w:hAnsi="Times New Roman" w:eastAsia="Arial" w:cs="Times New Roman"/>
              </w:rPr>
              <w:t>0.989655</w:t>
            </w:r>
          </w:p>
        </w:tc>
        <w:tc>
          <w:tcPr>
            <w:tcW w:w="2222" w:type="dxa"/>
            <w:vAlign w:val="center"/>
          </w:tcPr>
          <w:p w:rsidRPr="00841D44" w:rsidR="28ED9EBB" w:rsidP="00925E58" w:rsidRDefault="28ED9EBB" w14:paraId="3427123C" w14:textId="29196477">
            <w:pPr>
              <w:rPr>
                <w:rFonts w:ascii="Times New Roman" w:hAnsi="Times New Roman" w:eastAsia="Arial" w:cs="Times New Roman"/>
              </w:rPr>
            </w:pPr>
            <w:r w:rsidRPr="00841D44">
              <w:rPr>
                <w:rFonts w:ascii="Times New Roman" w:hAnsi="Times New Roman" w:eastAsia="Arial" w:cs="Times New Roman"/>
              </w:rPr>
              <w:t>1.000000</w:t>
            </w:r>
          </w:p>
        </w:tc>
      </w:tr>
      <w:tr w:rsidRPr="00841D44" w:rsidR="28ED9EBB" w:rsidTr="28ED9EBB" w14:paraId="1A5AFF84" w14:textId="77777777">
        <w:trPr>
          <w:trHeight w:val="300"/>
        </w:trPr>
        <w:tc>
          <w:tcPr>
            <w:tcW w:w="2700" w:type="dxa"/>
          </w:tcPr>
          <w:p w:rsidRPr="00841D44" w:rsidR="28ED9EBB" w:rsidP="00925E58" w:rsidRDefault="28ED9EBB" w14:paraId="35CE1751" w14:textId="435B1B4C">
            <w:pPr>
              <w:rPr>
                <w:rFonts w:ascii="Times New Roman" w:hAnsi="Times New Roman" w:eastAsia="Arial" w:cs="Times New Roman"/>
                <w:b/>
              </w:rPr>
            </w:pPr>
            <w:r w:rsidRPr="00841D44">
              <w:rPr>
                <w:rFonts w:ascii="Times New Roman" w:hAnsi="Times New Roman" w:eastAsia="Arial" w:cs="Times New Roman"/>
                <w:b/>
              </w:rPr>
              <w:t>Feature Selected</w:t>
            </w:r>
          </w:p>
        </w:tc>
        <w:tc>
          <w:tcPr>
            <w:tcW w:w="2071" w:type="dxa"/>
            <w:vAlign w:val="center"/>
          </w:tcPr>
          <w:p w:rsidRPr="00841D44" w:rsidR="28ED9EBB" w:rsidP="00925E58" w:rsidRDefault="28ED9EBB" w14:paraId="7B25DF3B" w14:textId="75A5193B">
            <w:pPr>
              <w:rPr>
                <w:rFonts w:ascii="Times New Roman" w:hAnsi="Times New Roman" w:eastAsia="Arial" w:cs="Times New Roman"/>
              </w:rPr>
            </w:pPr>
            <w:r w:rsidRPr="00841D44">
              <w:rPr>
                <w:rFonts w:ascii="Times New Roman" w:hAnsi="Times New Roman" w:eastAsia="Arial" w:cs="Times New Roman"/>
              </w:rPr>
              <w:t>0.875862</w:t>
            </w:r>
          </w:p>
        </w:tc>
        <w:tc>
          <w:tcPr>
            <w:tcW w:w="2222" w:type="dxa"/>
            <w:vAlign w:val="center"/>
          </w:tcPr>
          <w:p w:rsidRPr="00841D44" w:rsidR="28ED9EBB" w:rsidP="00925E58" w:rsidRDefault="28ED9EBB" w14:paraId="14CF2E7B" w14:textId="2F1FACE3">
            <w:pPr>
              <w:rPr>
                <w:rFonts w:ascii="Times New Roman" w:hAnsi="Times New Roman" w:eastAsia="Arial" w:cs="Times New Roman"/>
              </w:rPr>
            </w:pPr>
            <w:r w:rsidRPr="00841D44">
              <w:rPr>
                <w:rFonts w:ascii="Times New Roman" w:hAnsi="Times New Roman" w:eastAsia="Arial" w:cs="Times New Roman"/>
              </w:rPr>
              <w:t>0.897626</w:t>
            </w:r>
          </w:p>
        </w:tc>
      </w:tr>
      <w:tr w:rsidRPr="00841D44" w:rsidR="28ED9EBB" w:rsidTr="28ED9EBB" w14:paraId="2CC6AB7A" w14:textId="77777777">
        <w:trPr>
          <w:trHeight w:val="300"/>
        </w:trPr>
        <w:tc>
          <w:tcPr>
            <w:tcW w:w="2700" w:type="dxa"/>
          </w:tcPr>
          <w:p w:rsidRPr="00841D44" w:rsidR="28ED9EBB" w:rsidP="00925E58" w:rsidRDefault="28ED9EBB" w14:paraId="7ECF45B5" w14:textId="64EBBA83">
            <w:pPr>
              <w:rPr>
                <w:rFonts w:ascii="Times New Roman" w:hAnsi="Times New Roman" w:eastAsia="Arial" w:cs="Times New Roman"/>
                <w:b/>
              </w:rPr>
            </w:pPr>
            <w:r w:rsidRPr="00841D44">
              <w:rPr>
                <w:rFonts w:ascii="Times New Roman" w:hAnsi="Times New Roman" w:eastAsia="Arial" w:cs="Times New Roman"/>
                <w:b/>
              </w:rPr>
              <w:t>Feature Selected Tuned</w:t>
            </w:r>
          </w:p>
        </w:tc>
        <w:tc>
          <w:tcPr>
            <w:tcW w:w="2071" w:type="dxa"/>
            <w:vAlign w:val="center"/>
          </w:tcPr>
          <w:p w:rsidRPr="00841D44" w:rsidR="28ED9EBB" w:rsidP="00925E58" w:rsidRDefault="28ED9EBB" w14:paraId="174CB0A6" w14:textId="4999A2DD">
            <w:pPr>
              <w:rPr>
                <w:rFonts w:ascii="Times New Roman" w:hAnsi="Times New Roman" w:eastAsia="Arial" w:cs="Times New Roman"/>
              </w:rPr>
            </w:pPr>
            <w:r w:rsidRPr="00841D44">
              <w:rPr>
                <w:rFonts w:ascii="Times New Roman" w:hAnsi="Times New Roman" w:eastAsia="Arial" w:cs="Times New Roman"/>
              </w:rPr>
              <w:t>0.875862</w:t>
            </w:r>
          </w:p>
        </w:tc>
        <w:tc>
          <w:tcPr>
            <w:tcW w:w="2222" w:type="dxa"/>
            <w:vAlign w:val="center"/>
          </w:tcPr>
          <w:p w:rsidRPr="00841D44" w:rsidR="28ED9EBB" w:rsidP="00925E58" w:rsidRDefault="28ED9EBB" w14:paraId="495689D4" w14:textId="138B2F98">
            <w:pPr>
              <w:rPr>
                <w:rFonts w:ascii="Times New Roman" w:hAnsi="Times New Roman" w:eastAsia="Arial" w:cs="Times New Roman"/>
              </w:rPr>
            </w:pPr>
            <w:r w:rsidRPr="00841D44">
              <w:rPr>
                <w:rFonts w:ascii="Times New Roman" w:hAnsi="Times New Roman" w:eastAsia="Arial" w:cs="Times New Roman"/>
              </w:rPr>
              <w:t>0.985163</w:t>
            </w:r>
          </w:p>
        </w:tc>
      </w:tr>
    </w:tbl>
    <w:p w:rsidRPr="00841D44" w:rsidR="09B8816F" w:rsidP="00925E58" w:rsidRDefault="09B8816F" w14:paraId="0707D310" w14:textId="1D85093C">
      <w:pPr>
        <w:rPr>
          <w:rFonts w:ascii="Times New Roman" w:hAnsi="Times New Roman" w:eastAsia="Arial" w:cs="Times New Roman"/>
        </w:rPr>
      </w:pPr>
      <w:r w:rsidRPr="00841D44">
        <w:rPr>
          <w:rFonts w:ascii="Times New Roman" w:hAnsi="Times New Roman" w:eastAsia="Arial" w:cs="Times New Roman"/>
        </w:rPr>
        <w:t>The reason the model performs so well can be a few features have correlation with the label</w:t>
      </w:r>
      <w:r w:rsidRPr="00841D44" w:rsidR="0A40B9AC">
        <w:rPr>
          <w:rFonts w:ascii="Times New Roman" w:hAnsi="Times New Roman" w:eastAsia="Arial" w:cs="Times New Roman"/>
        </w:rPr>
        <w:t xml:space="preserve"> so high that a mere statistical analysis might be enough to predict accura</w:t>
      </w:r>
      <w:r w:rsidRPr="00841D44" w:rsidR="5042692B">
        <w:rPr>
          <w:rFonts w:ascii="Times New Roman" w:hAnsi="Times New Roman" w:eastAsia="Arial" w:cs="Times New Roman"/>
        </w:rPr>
        <w:t>tely.</w:t>
      </w:r>
    </w:p>
    <w:p w:rsidRPr="00841D44" w:rsidR="5042692B" w:rsidP="00925E58" w:rsidRDefault="5042692B" w14:paraId="3C9120A7" w14:textId="142049AC">
      <w:pPr>
        <w:rPr>
          <w:rFonts w:ascii="Times New Roman" w:hAnsi="Times New Roman" w:eastAsia="Arial" w:cs="Times New Roman"/>
        </w:rPr>
      </w:pPr>
      <w:r w:rsidRPr="00841D44">
        <w:rPr>
          <w:rFonts w:ascii="Times New Roman" w:hAnsi="Times New Roman" w:eastAsia="Arial" w:cs="Times New Roman"/>
        </w:rPr>
        <w:t xml:space="preserve">The Feature-Selected Tuned model is strongly regularized </w:t>
      </w:r>
      <w:r w:rsidRPr="00841D44" w:rsidR="13D7D4F3">
        <w:rPr>
          <w:rFonts w:ascii="Times New Roman" w:hAnsi="Times New Roman" w:eastAsia="Arial" w:cs="Times New Roman"/>
        </w:rPr>
        <w:t xml:space="preserve">with the C value of 1000.  The regularization might </w:t>
      </w:r>
      <w:r w:rsidRPr="00841D44" w:rsidR="4A25455D">
        <w:rPr>
          <w:rFonts w:ascii="Times New Roman" w:hAnsi="Times New Roman" w:eastAsia="Arial" w:cs="Times New Roman"/>
        </w:rPr>
        <w:t>push the model to overfitting, further experiments with lower values should be tried.</w:t>
      </w:r>
    </w:p>
    <w:p w:rsidRPr="00841D44" w:rsidR="7EDDDAB7" w:rsidRDefault="5D40D395" w14:paraId="5B151121" w14:textId="467E4134">
      <w:pPr>
        <w:rPr>
          <w:rFonts w:ascii="Times New Roman" w:hAnsi="Times New Roman" w:eastAsia="Arial" w:cs="Times New Roman"/>
        </w:rPr>
      </w:pPr>
      <w:r w:rsidRPr="00841D44">
        <w:rPr>
          <w:rFonts w:ascii="Times New Roman" w:hAnsi="Times New Roman" w:eastAsia="Arial" w:cs="Times New Roman"/>
        </w:rPr>
        <w:t>The polynomial kernel function</w:t>
      </w:r>
      <w:r w:rsidRPr="00841D44" w:rsidR="2B19FB08">
        <w:rPr>
          <w:rFonts w:ascii="Times New Roman" w:hAnsi="Times New Roman" w:eastAsia="Arial" w:cs="Times New Roman"/>
        </w:rPr>
        <w:t xml:space="preserve"> protracted the training process, </w:t>
      </w:r>
      <w:proofErr w:type="spellStart"/>
      <w:r w:rsidRPr="00841D44" w:rsidR="2B19FB08">
        <w:rPr>
          <w:rFonts w:ascii="Times New Roman" w:hAnsi="Times New Roman" w:eastAsia="Arial" w:cs="Times New Roman"/>
        </w:rPr>
        <w:t>max_iter</w:t>
      </w:r>
      <w:proofErr w:type="spellEnd"/>
      <w:r w:rsidRPr="00841D44" w:rsidR="2B19FB08">
        <w:rPr>
          <w:rFonts w:ascii="Times New Roman" w:hAnsi="Times New Roman" w:eastAsia="Arial" w:cs="Times New Roman"/>
        </w:rPr>
        <w:t xml:space="preserve"> had to be set to 1000 to limit the </w:t>
      </w:r>
      <w:r w:rsidRPr="00841D44" w:rsidR="733C8F13">
        <w:rPr>
          <w:rFonts w:ascii="Times New Roman" w:hAnsi="Times New Roman" w:eastAsia="Arial" w:cs="Times New Roman"/>
        </w:rPr>
        <w:t xml:space="preserve">iterations, otherwise it would take too long for such </w:t>
      </w:r>
      <w:r w:rsidRPr="00841D44" w:rsidR="178553D5">
        <w:rPr>
          <w:rFonts w:ascii="Times New Roman" w:hAnsi="Times New Roman" w:eastAsia="Arial" w:cs="Times New Roman"/>
        </w:rPr>
        <w:t>a</w:t>
      </w:r>
      <w:r w:rsidRPr="00841D44" w:rsidR="733C8F13">
        <w:rPr>
          <w:rFonts w:ascii="Times New Roman" w:hAnsi="Times New Roman" w:eastAsia="Arial" w:cs="Times New Roman"/>
        </w:rPr>
        <w:t xml:space="preserve"> small sample size. </w:t>
      </w:r>
      <w:r w:rsidRPr="00841D44" w:rsidR="3D0D2F11">
        <w:rPr>
          <w:rFonts w:ascii="Times New Roman" w:hAnsi="Times New Roman" w:eastAsia="Arial" w:cs="Times New Roman"/>
        </w:rPr>
        <w:t xml:space="preserve">While </w:t>
      </w:r>
      <w:r w:rsidRPr="00841D44" w:rsidR="733C8F13">
        <w:rPr>
          <w:rFonts w:ascii="Times New Roman" w:hAnsi="Times New Roman" w:eastAsia="Arial" w:cs="Times New Roman"/>
        </w:rPr>
        <w:t>RBF</w:t>
      </w:r>
      <w:r w:rsidRPr="00841D44" w:rsidR="0E3D2FE6">
        <w:rPr>
          <w:rFonts w:ascii="Times New Roman" w:hAnsi="Times New Roman" w:eastAsia="Arial" w:cs="Times New Roman"/>
        </w:rPr>
        <w:t xml:space="preserve"> kernel </w:t>
      </w:r>
      <w:r w:rsidRPr="00841D44" w:rsidR="5ABA418B">
        <w:rPr>
          <w:rFonts w:ascii="Times New Roman" w:hAnsi="Times New Roman" w:eastAsia="Arial" w:cs="Times New Roman"/>
        </w:rPr>
        <w:t>produces similar performance to polynomial kernel, it is much efficient</w:t>
      </w:r>
      <w:r w:rsidRPr="00841D44" w:rsidR="067E35BF">
        <w:rPr>
          <w:rFonts w:ascii="Times New Roman" w:hAnsi="Times New Roman" w:eastAsia="Arial" w:cs="Times New Roman"/>
        </w:rPr>
        <w:t xml:space="preserve">. </w:t>
      </w:r>
      <w:r w:rsidRPr="00841D44" w:rsidR="52030A7E">
        <w:rPr>
          <w:rFonts w:ascii="Times New Roman" w:hAnsi="Times New Roman" w:eastAsia="Arial" w:cs="Times New Roman"/>
        </w:rPr>
        <w:t>F</w:t>
      </w:r>
      <w:r w:rsidRPr="00841D44" w:rsidR="27BFB5BE">
        <w:rPr>
          <w:rFonts w:ascii="Times New Roman" w:hAnsi="Times New Roman" w:eastAsia="Arial" w:cs="Times New Roman"/>
        </w:rPr>
        <w:t>or exploratory training could use RBF kernel instead of polynomial kernel.</w:t>
      </w:r>
    </w:p>
    <w:p w:rsidRPr="00841D44" w:rsidR="7EDDDAB7" w:rsidP="53C74CB7" w:rsidRDefault="6816E645" w14:paraId="7C9E6ED7" w14:textId="59AA9622" w14:noSpellErr="1">
      <w:pPr>
        <w:pStyle w:val="Heading1"/>
        <w:rPr>
          <w:rFonts w:ascii="Times New Roman" w:hAnsi="Times New Roman" w:eastAsia="Arial" w:cs="Times New Roman"/>
          <w:sz w:val="24"/>
          <w:szCs w:val="24"/>
        </w:rPr>
      </w:pPr>
      <w:bookmarkStart w:name="_Toc611093409" w:id="1241350681"/>
      <w:r w:rsidRPr="2F9D4C03" w:rsidR="6816E645">
        <w:rPr>
          <w:rFonts w:ascii="Times New Roman" w:hAnsi="Times New Roman" w:eastAsia="Arial" w:cs="Times New Roman"/>
          <w:sz w:val="24"/>
          <w:szCs w:val="24"/>
        </w:rPr>
        <w:t>5. Conclusion</w:t>
      </w:r>
      <w:bookmarkEnd w:id="1241350681"/>
    </w:p>
    <w:p w:rsidRPr="00841D44" w:rsidR="7EDDDAB7" w:rsidP="53C74CB7" w:rsidRDefault="6816E645" w14:paraId="087B9FF5" w14:textId="20F512CA">
      <w:pPr>
        <w:rPr>
          <w:rFonts w:ascii="Times New Roman" w:hAnsi="Times New Roman" w:eastAsia="Arial" w:cs="Times New Roman"/>
        </w:rPr>
      </w:pPr>
      <w:r w:rsidRPr="00841D44">
        <w:rPr>
          <w:rFonts w:ascii="Times New Roman" w:hAnsi="Times New Roman" w:eastAsia="Arial" w:cs="Times New Roman"/>
        </w:rPr>
        <w:t>For the problem of heart disease, we have an assortment of models to choose from. The best mod</w:t>
      </w:r>
      <w:r w:rsidRPr="00841D44" w:rsidR="31C8ED49">
        <w:rPr>
          <w:rFonts w:ascii="Times New Roman" w:hAnsi="Times New Roman" w:eastAsia="Arial" w:cs="Times New Roman"/>
        </w:rPr>
        <w:t xml:space="preserve">els seem to be Random Forest and Decision Tree with near perfect accuracy with baseline models. However, this may benefit from more testing on whether these are good on unseen </w:t>
      </w:r>
      <w:proofErr w:type="gramStart"/>
      <w:r w:rsidRPr="00841D44" w:rsidR="31C8ED49">
        <w:rPr>
          <w:rFonts w:ascii="Times New Roman" w:hAnsi="Times New Roman" w:eastAsia="Arial" w:cs="Times New Roman"/>
        </w:rPr>
        <w:t>data</w:t>
      </w:r>
      <w:proofErr w:type="gramEnd"/>
      <w:r w:rsidRPr="00841D44" w:rsidR="6D7B5307">
        <w:rPr>
          <w:rFonts w:ascii="Times New Roman" w:hAnsi="Times New Roman" w:eastAsia="Arial" w:cs="Times New Roman"/>
        </w:rPr>
        <w:t xml:space="preserve"> but it is important to note that this dataset was very clean and balanced, so these near perfect results are a possibility</w:t>
      </w:r>
      <w:r w:rsidRPr="00841D44" w:rsidR="31C8ED49">
        <w:rPr>
          <w:rFonts w:ascii="Times New Roman" w:hAnsi="Times New Roman" w:eastAsia="Arial" w:cs="Times New Roman"/>
        </w:rPr>
        <w:t>. The SVM model is close behind</w:t>
      </w:r>
      <w:r w:rsidRPr="00841D44" w:rsidR="167C7B2E">
        <w:rPr>
          <w:rFonts w:ascii="Times New Roman" w:hAnsi="Times New Roman" w:eastAsia="Arial" w:cs="Times New Roman"/>
        </w:rPr>
        <w:t xml:space="preserve"> offering similar results. The Logistic Regression and SVD models do not have as high accuracy but were tuned specifically for recall and perform</w:t>
      </w:r>
      <w:r w:rsidR="00081997">
        <w:rPr>
          <w:rFonts w:ascii="Times New Roman" w:hAnsi="Times New Roman" w:eastAsia="Arial" w:cs="Times New Roman"/>
        </w:rPr>
        <w:t xml:space="preserve"> </w:t>
      </w:r>
      <w:r w:rsidRPr="00841D44" w:rsidR="167C7B2E">
        <w:rPr>
          <w:rFonts w:ascii="Times New Roman" w:hAnsi="Times New Roman" w:eastAsia="Arial" w:cs="Times New Roman"/>
        </w:rPr>
        <w:t>well there. We also conducted cross validation tests and plotted the learning curv</w:t>
      </w:r>
      <w:r w:rsidRPr="00841D44" w:rsidR="1C71A129">
        <w:rPr>
          <w:rFonts w:ascii="Times New Roman" w:hAnsi="Times New Roman" w:eastAsia="Arial" w:cs="Times New Roman"/>
        </w:rPr>
        <w:t>es and determined that overfitting was not a problem here. These models were also sensitive to feature removal and the performance dropped quite a bit in the feature</w:t>
      </w:r>
      <w:r w:rsidR="00A613D0">
        <w:rPr>
          <w:rFonts w:ascii="Times New Roman" w:hAnsi="Times New Roman" w:eastAsia="Arial" w:cs="Times New Roman"/>
        </w:rPr>
        <w:t>-</w:t>
      </w:r>
      <w:r w:rsidRPr="00841D44" w:rsidR="1C71A129">
        <w:rPr>
          <w:rFonts w:ascii="Times New Roman" w:hAnsi="Times New Roman" w:eastAsia="Arial" w:cs="Times New Roman"/>
        </w:rPr>
        <w:t>selected models.</w:t>
      </w:r>
    </w:p>
    <w:p w:rsidR="00AE1EA7" w:rsidRDefault="00AE1EA7" w14:paraId="106DA256" w14:textId="77777777">
      <w:pPr>
        <w:rPr>
          <w:rFonts w:ascii="Times New Roman" w:hAnsi="Times New Roman" w:eastAsia="Arial" w:cs="Times New Roman"/>
        </w:rPr>
      </w:pPr>
    </w:p>
    <w:p w:rsidRPr="00841D44" w:rsidR="7EDDDAB7" w:rsidRDefault="007F13D0" w14:paraId="2A1ABD08" w14:textId="33F46260">
      <w:pPr>
        <w:rPr>
          <w:rFonts w:ascii="Times New Roman" w:hAnsi="Times New Roman" w:eastAsia="Arial" w:cs="Times New Roman"/>
        </w:rPr>
      </w:pPr>
      <w:r>
        <w:rPr>
          <w:rFonts w:ascii="Times New Roman" w:hAnsi="Times New Roman" w:eastAsia="Arial" w:cs="Times New Roman"/>
        </w:rPr>
        <w:t>Moving forward</w:t>
      </w:r>
      <w:r w:rsidRPr="00841D44" w:rsidR="57EEB9FC">
        <w:rPr>
          <w:rFonts w:ascii="Times New Roman" w:hAnsi="Times New Roman" w:eastAsia="Arial" w:cs="Times New Roman"/>
        </w:rPr>
        <w:t>, based on the results, we believe that</w:t>
      </w:r>
      <w:r w:rsidRPr="00841D44" w:rsidR="6A16C421">
        <w:rPr>
          <w:rFonts w:ascii="Times New Roman" w:hAnsi="Times New Roman" w:eastAsia="Arial" w:cs="Times New Roman"/>
        </w:rPr>
        <w:t xml:space="preserve"> using multiple different models here, some optimized for accuracy and some for recall, followed by a voting procedure</w:t>
      </w:r>
      <w:r w:rsidRPr="00841D44" w:rsidR="07E7AD62">
        <w:rPr>
          <w:rFonts w:ascii="Times New Roman" w:hAnsi="Times New Roman" w:eastAsia="Arial" w:cs="Times New Roman"/>
        </w:rPr>
        <w:t>,</w:t>
      </w:r>
      <w:r w:rsidRPr="00841D44" w:rsidR="6A16C421">
        <w:rPr>
          <w:rFonts w:ascii="Times New Roman" w:hAnsi="Times New Roman" w:eastAsia="Arial" w:cs="Times New Roman"/>
        </w:rPr>
        <w:t xml:space="preserve"> would likely have the most balanced and safe results for real</w:t>
      </w:r>
      <w:r w:rsidR="00081997">
        <w:rPr>
          <w:rFonts w:ascii="Times New Roman" w:hAnsi="Times New Roman" w:eastAsia="Arial" w:cs="Times New Roman"/>
        </w:rPr>
        <w:t>-</w:t>
      </w:r>
      <w:r w:rsidRPr="00841D44" w:rsidR="6A16C421">
        <w:rPr>
          <w:rFonts w:ascii="Times New Roman" w:hAnsi="Times New Roman" w:eastAsia="Arial" w:cs="Times New Roman"/>
        </w:rPr>
        <w:t xml:space="preserve">world predictions. </w:t>
      </w:r>
      <w:r w:rsidRPr="00841D44" w:rsidR="04623862">
        <w:rPr>
          <w:rFonts w:ascii="Times New Roman" w:hAnsi="Times New Roman" w:eastAsia="Arial" w:cs="Times New Roman"/>
        </w:rPr>
        <w:t xml:space="preserve">However, with more testing, like determining </w:t>
      </w:r>
      <w:r w:rsidRPr="00841D44" w:rsidR="0AFA7FEB">
        <w:rPr>
          <w:rFonts w:ascii="Times New Roman" w:hAnsi="Times New Roman" w:eastAsia="Arial" w:cs="Times New Roman"/>
        </w:rPr>
        <w:t>generalizability</w:t>
      </w:r>
      <w:r w:rsidRPr="00841D44" w:rsidR="04623862">
        <w:rPr>
          <w:rFonts w:ascii="Times New Roman" w:hAnsi="Times New Roman" w:eastAsia="Arial" w:cs="Times New Roman"/>
        </w:rPr>
        <w:t xml:space="preserve"> and robustness, we may be able to converge on a single best performing model.</w:t>
      </w:r>
      <w:r w:rsidRPr="00841D44" w:rsidR="0DFEA20E">
        <w:rPr>
          <w:rFonts w:ascii="Times New Roman" w:hAnsi="Times New Roman" w:eastAsia="Arial" w:cs="Times New Roman"/>
        </w:rPr>
        <w:t xml:space="preserve"> This project thus showcases how data can be used to classify </w:t>
      </w:r>
      <w:r w:rsidRPr="00841D44" w:rsidR="06326AD5">
        <w:rPr>
          <w:rFonts w:ascii="Times New Roman" w:hAnsi="Times New Roman" w:eastAsia="Arial" w:cs="Times New Roman"/>
        </w:rPr>
        <w:t>heart disease, what considerations we need to make when considering medical data</w:t>
      </w:r>
      <w:r w:rsidRPr="00841D44" w:rsidR="0DFEA20E">
        <w:rPr>
          <w:rFonts w:ascii="Times New Roman" w:hAnsi="Times New Roman" w:eastAsia="Arial" w:cs="Times New Roman"/>
        </w:rPr>
        <w:t xml:space="preserve"> and h</w:t>
      </w:r>
      <w:r w:rsidRPr="00841D44" w:rsidR="69A7877B">
        <w:rPr>
          <w:rFonts w:ascii="Times New Roman" w:hAnsi="Times New Roman" w:eastAsia="Arial" w:cs="Times New Roman"/>
        </w:rPr>
        <w:t>ow certain models perform better at certain tasks.</w:t>
      </w:r>
    </w:p>
    <w:p w:rsidRPr="00841D44" w:rsidR="00D963AE" w:rsidP="00925E58" w:rsidRDefault="00D963AE" w14:paraId="6F970DB6" w14:textId="271DD136">
      <w:pPr>
        <w:rPr>
          <w:rFonts w:ascii="Times New Roman" w:hAnsi="Times New Roman" w:eastAsia="Arial" w:cs="Times New Roman"/>
        </w:rPr>
      </w:pPr>
    </w:p>
    <w:sectPr w:rsidRPr="00841D44" w:rsidR="00D963AE">
      <w:headerReference w:type="default" r:id="rId11"/>
      <w:footerReference w:type="even" r:id="rId12"/>
      <w:footerReference w:type="default" r:id="rId13"/>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4128" w:rsidP="00344768" w:rsidRDefault="00744128" w14:paraId="7DC928D4" w14:textId="77777777">
      <w:r>
        <w:separator/>
      </w:r>
    </w:p>
  </w:endnote>
  <w:endnote w:type="continuationSeparator" w:id="0">
    <w:p w:rsidR="00744128" w:rsidP="00344768" w:rsidRDefault="00744128" w14:paraId="3C37A441" w14:textId="77777777">
      <w:r>
        <w:continuationSeparator/>
      </w:r>
    </w:p>
  </w:endnote>
  <w:endnote w:type="continuationNotice" w:id="1">
    <w:p w:rsidR="00744128" w:rsidRDefault="00744128" w14:paraId="049AB1A7"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33721448"/>
      <w:docPartObj>
        <w:docPartGallery w:val="Page Numbers (Bottom of Page)"/>
        <w:docPartUnique/>
      </w:docPartObj>
    </w:sdtPr>
    <w:sdtContent>
      <w:p w:rsidR="00344768" w:rsidP="00DA5758" w:rsidRDefault="00344768" w14:paraId="70A373DE" w14:textId="42649B1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344768" w:rsidP="00344768" w:rsidRDefault="00344768" w14:paraId="54237DF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19554834"/>
      <w:docPartObj>
        <w:docPartGallery w:val="Page Numbers (Bottom of Page)"/>
        <w:docPartUnique/>
      </w:docPartObj>
    </w:sdtPr>
    <w:sdtContent>
      <w:p w:rsidR="00344768" w:rsidP="00DA5758" w:rsidRDefault="00344768" w14:paraId="542F5D87" w14:textId="20AC4B60">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344768" w:rsidP="00344768" w:rsidRDefault="00344768" w14:paraId="4A059B9B"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4128" w:rsidP="00344768" w:rsidRDefault="00744128" w14:paraId="571676ED" w14:textId="77777777">
      <w:r>
        <w:separator/>
      </w:r>
    </w:p>
  </w:footnote>
  <w:footnote w:type="continuationSeparator" w:id="0">
    <w:p w:rsidR="00744128" w:rsidP="00344768" w:rsidRDefault="00744128" w14:paraId="2C0038F4" w14:textId="77777777">
      <w:r>
        <w:continuationSeparator/>
      </w:r>
    </w:p>
  </w:footnote>
  <w:footnote w:type="continuationNotice" w:id="1">
    <w:p w:rsidR="00744128" w:rsidRDefault="00744128" w14:paraId="4B61C7C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344768" w:rsidRDefault="00AD27A9" w14:paraId="1D95D65F" w14:textId="3DA6E70B">
    <w:pPr>
      <w:pStyle w:val="Header"/>
    </w:pPr>
    <w:r>
      <w:rPr>
        <w:noProof/>
      </w:rPr>
      <w:drawing>
        <wp:anchor distT="0" distB="0" distL="114300" distR="114300" simplePos="0" relativeHeight="251658240" behindDoc="0" locked="0" layoutInCell="1" allowOverlap="1" wp14:anchorId="154581C2" wp14:editId="5A170730">
          <wp:simplePos x="0" y="0"/>
          <wp:positionH relativeFrom="column">
            <wp:posOffset>5822917</wp:posOffset>
          </wp:positionH>
          <wp:positionV relativeFrom="paragraph">
            <wp:posOffset>-344170</wp:posOffset>
          </wp:positionV>
          <wp:extent cx="866273" cy="574914"/>
          <wp:effectExtent l="0" t="0" r="0" b="0"/>
          <wp:wrapNone/>
          <wp:docPr id="10" name="Picture 10" descr="GBC_Logo_co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BC_Logo_col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273" cy="574914"/>
                  </a:xfrm>
                  <a:prstGeom prst="rect">
                    <a:avLst/>
                  </a:prstGeom>
                  <a:noFill/>
                </pic:spPr>
              </pic:pic>
            </a:graphicData>
          </a:graphic>
          <wp14:sizeRelH relativeFrom="page">
            <wp14:pctWidth>0</wp14:pctWidth>
          </wp14:sizeRelH>
          <wp14:sizeRelV relativeFrom="page">
            <wp14:pctHeight>0</wp14:pctHeight>
          </wp14:sizeRelV>
        </wp:anchor>
      </w:drawing>
    </w:r>
    <w:r w:rsidR="00344768">
      <w:t xml:space="preserve">Group One Term Project </w:t>
    </w:r>
  </w:p>
  <w:p w:rsidR="00344768" w:rsidRDefault="00344768" w14:paraId="0BCCEF05"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zbc2z5bpqNZsWj" int2:id="3YBOtESq">
      <int2:state int2:value="Rejected" int2:type="AugLoop_Text_Critique"/>
    </int2:textHash>
    <int2:textHash int2:hashCode="f+n6P/iX0e23NG" int2:id="8lt7QqmQ">
      <int2:state int2:value="Rejected" int2:type="AugLoop_Text_Critique"/>
    </int2:textHash>
    <int2:textHash int2:hashCode="asc/WnFQqG0o8M" int2:id="B8ZKZAa5">
      <int2:state int2:value="Rejected" int2:type="AugLoop_Text_Critique"/>
    </int2:textHash>
    <int2:textHash int2:hashCode="UZH0xMINaIjnPG" int2:id="GjbWXzs5">
      <int2:state int2:value="Rejected" int2:type="AugLoop_Text_Critique"/>
    </int2:textHash>
    <int2:textHash int2:hashCode="xDIfIIa0v6k5F9" int2:id="JLR3Q75E">
      <int2:state int2:value="Rejected" int2:type="AugLoop_Text_Critique"/>
    </int2:textHash>
    <int2:textHash int2:hashCode="67u9y4HMQ7VlUs" int2:id="RHg7z4Uq">
      <int2:state int2:value="Rejected" int2:type="AugLoop_Text_Critique"/>
    </int2:textHash>
    <int2:textHash int2:hashCode="HQx1pmXpaZf8MK" int2:id="WpRP4u1P">
      <int2:state int2:value="Rejected" int2:type="AugLoop_Text_Critique"/>
    </int2:textHash>
    <int2:textHash int2:hashCode="h6S7OKpgG+1YB6" int2:id="ZiwU62Oy">
      <int2:state int2:value="Rejected" int2:type="AugLoop_Text_Critique"/>
    </int2:textHash>
    <int2:textHash int2:hashCode="SUZeX7YCjPfmF2" int2:id="dv9NdcFk">
      <int2:state int2:value="Rejected" int2:type="AugLoop_Text_Critique"/>
    </int2:textHash>
    <int2:textHash int2:hashCode="d3upBCSgyZbvEp" int2:id="f2cRnuJC">
      <int2:state int2:value="Rejected" int2:type="AugLoop_Text_Critique"/>
    </int2:textHash>
    <int2:textHash int2:hashCode="jG/Fh+FHgph3XQ" int2:id="k8VZTWmX">
      <int2:state int2:value="Rejected" int2:type="AugLoop_Text_Critique"/>
    </int2:textHash>
    <int2:textHash int2:hashCode="byq0AbV4TA1/uM" int2:id="nh4NINcp">
      <int2:state int2:value="Rejected" int2:type="AugLoop_Text_Critique"/>
    </int2:textHash>
    <int2:textHash int2:hashCode="JSUtfzQvpvC+7I" int2:id="qQF8lMmt">
      <int2:state int2:value="Rejected" int2:type="AugLoop_Text_Critique"/>
    </int2:textHash>
    <int2:textHash int2:hashCode="TXxM0Flwo+Mto8" int2:id="rDj0wpLu">
      <int2:state int2:value="Rejected" int2:type="AugLoop_Text_Critique"/>
    </int2:textHash>
    <int2:textHash int2:hashCode="2ZtTouflTJaUPu" int2:id="sWQ7KuIK">
      <int2:state int2:value="Rejected" int2:type="AugLoop_Text_Critique"/>
    </int2:textHash>
    <int2:bookmark int2:bookmarkName="_Int_8WtECqL3" int2:invalidationBookmarkName="" int2:hashCode="uPsXLfYWhFmPt4" int2:id="A2pej9w4">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9905DDA">
      <w:start w:val="1"/>
      <w:numFmt w:val="bullet"/>
      <w:lvlText w:val="•"/>
      <w:lvlJc w:val="left"/>
      <w:pPr>
        <w:ind w:left="720" w:hanging="360"/>
      </w:pPr>
    </w:lvl>
    <w:lvl w:ilvl="1" w:tplc="08B45A52">
      <w:numFmt w:val="decimal"/>
      <w:lvlText w:val=""/>
      <w:lvlJc w:val="left"/>
    </w:lvl>
    <w:lvl w:ilvl="2" w:tplc="6636C6E0">
      <w:numFmt w:val="decimal"/>
      <w:lvlText w:val=""/>
      <w:lvlJc w:val="left"/>
    </w:lvl>
    <w:lvl w:ilvl="3" w:tplc="259C1828">
      <w:numFmt w:val="decimal"/>
      <w:lvlText w:val=""/>
      <w:lvlJc w:val="left"/>
    </w:lvl>
    <w:lvl w:ilvl="4" w:tplc="3BEA0610">
      <w:numFmt w:val="decimal"/>
      <w:lvlText w:val=""/>
      <w:lvlJc w:val="left"/>
    </w:lvl>
    <w:lvl w:ilvl="5" w:tplc="D67A7F18">
      <w:numFmt w:val="decimal"/>
      <w:lvlText w:val=""/>
      <w:lvlJc w:val="left"/>
    </w:lvl>
    <w:lvl w:ilvl="6" w:tplc="4ED6F192">
      <w:numFmt w:val="decimal"/>
      <w:lvlText w:val=""/>
      <w:lvlJc w:val="left"/>
    </w:lvl>
    <w:lvl w:ilvl="7" w:tplc="2CA04CE2">
      <w:numFmt w:val="decimal"/>
      <w:lvlText w:val=""/>
      <w:lvlJc w:val="left"/>
    </w:lvl>
    <w:lvl w:ilvl="8" w:tplc="0F5A6416">
      <w:numFmt w:val="decimal"/>
      <w:lvlText w:val=""/>
      <w:lvlJc w:val="left"/>
    </w:lvl>
  </w:abstractNum>
  <w:abstractNum w:abstractNumId="1" w15:restartNumberingAfterBreak="0">
    <w:nsid w:val="01A2BCC1"/>
    <w:multiLevelType w:val="hybridMultilevel"/>
    <w:tmpl w:val="7CFE7878"/>
    <w:lvl w:ilvl="0" w:tplc="94BA2C96">
      <w:start w:val="1"/>
      <w:numFmt w:val="bullet"/>
      <w:lvlText w:val=""/>
      <w:lvlJc w:val="left"/>
      <w:pPr>
        <w:ind w:left="720" w:hanging="360"/>
      </w:pPr>
      <w:rPr>
        <w:rFonts w:hint="default" w:ascii="Symbol" w:hAnsi="Symbol"/>
      </w:rPr>
    </w:lvl>
    <w:lvl w:ilvl="1" w:tplc="D354C092">
      <w:start w:val="1"/>
      <w:numFmt w:val="bullet"/>
      <w:lvlText w:val="o"/>
      <w:lvlJc w:val="left"/>
      <w:pPr>
        <w:ind w:left="1440" w:hanging="360"/>
      </w:pPr>
      <w:rPr>
        <w:rFonts w:hint="default" w:ascii="Courier New" w:hAnsi="Courier New"/>
      </w:rPr>
    </w:lvl>
    <w:lvl w:ilvl="2" w:tplc="38B83CDC">
      <w:start w:val="1"/>
      <w:numFmt w:val="bullet"/>
      <w:lvlText w:val=""/>
      <w:lvlJc w:val="left"/>
      <w:pPr>
        <w:ind w:left="2160" w:hanging="360"/>
      </w:pPr>
      <w:rPr>
        <w:rFonts w:hint="default" w:ascii="Wingdings" w:hAnsi="Wingdings"/>
      </w:rPr>
    </w:lvl>
    <w:lvl w:ilvl="3" w:tplc="413E596C">
      <w:start w:val="1"/>
      <w:numFmt w:val="bullet"/>
      <w:lvlText w:val=""/>
      <w:lvlJc w:val="left"/>
      <w:pPr>
        <w:ind w:left="2880" w:hanging="360"/>
      </w:pPr>
      <w:rPr>
        <w:rFonts w:hint="default" w:ascii="Symbol" w:hAnsi="Symbol"/>
      </w:rPr>
    </w:lvl>
    <w:lvl w:ilvl="4" w:tplc="DE563516">
      <w:start w:val="1"/>
      <w:numFmt w:val="bullet"/>
      <w:lvlText w:val="o"/>
      <w:lvlJc w:val="left"/>
      <w:pPr>
        <w:ind w:left="3600" w:hanging="360"/>
      </w:pPr>
      <w:rPr>
        <w:rFonts w:hint="default" w:ascii="Courier New" w:hAnsi="Courier New"/>
      </w:rPr>
    </w:lvl>
    <w:lvl w:ilvl="5" w:tplc="F900053E">
      <w:start w:val="1"/>
      <w:numFmt w:val="bullet"/>
      <w:lvlText w:val=""/>
      <w:lvlJc w:val="left"/>
      <w:pPr>
        <w:ind w:left="4320" w:hanging="360"/>
      </w:pPr>
      <w:rPr>
        <w:rFonts w:hint="default" w:ascii="Wingdings" w:hAnsi="Wingdings"/>
      </w:rPr>
    </w:lvl>
    <w:lvl w:ilvl="6" w:tplc="9BD6D304">
      <w:start w:val="1"/>
      <w:numFmt w:val="bullet"/>
      <w:lvlText w:val=""/>
      <w:lvlJc w:val="left"/>
      <w:pPr>
        <w:ind w:left="5040" w:hanging="360"/>
      </w:pPr>
      <w:rPr>
        <w:rFonts w:hint="default" w:ascii="Symbol" w:hAnsi="Symbol"/>
      </w:rPr>
    </w:lvl>
    <w:lvl w:ilvl="7" w:tplc="EBE68540">
      <w:start w:val="1"/>
      <w:numFmt w:val="bullet"/>
      <w:lvlText w:val="o"/>
      <w:lvlJc w:val="left"/>
      <w:pPr>
        <w:ind w:left="5760" w:hanging="360"/>
      </w:pPr>
      <w:rPr>
        <w:rFonts w:hint="default" w:ascii="Courier New" w:hAnsi="Courier New"/>
      </w:rPr>
    </w:lvl>
    <w:lvl w:ilvl="8" w:tplc="8406526E">
      <w:start w:val="1"/>
      <w:numFmt w:val="bullet"/>
      <w:lvlText w:val=""/>
      <w:lvlJc w:val="left"/>
      <w:pPr>
        <w:ind w:left="6480" w:hanging="360"/>
      </w:pPr>
      <w:rPr>
        <w:rFonts w:hint="default" w:ascii="Wingdings" w:hAnsi="Wingdings"/>
      </w:rPr>
    </w:lvl>
  </w:abstractNum>
  <w:abstractNum w:abstractNumId="2" w15:restartNumberingAfterBreak="0">
    <w:nsid w:val="0608236F"/>
    <w:multiLevelType w:val="multilevel"/>
    <w:tmpl w:val="4154969C"/>
    <w:lvl w:ilvl="0">
      <w:start w:val="4"/>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480" w:hanging="1080"/>
      </w:pPr>
    </w:lvl>
    <w:lvl w:ilvl="6">
      <w:start w:val="1"/>
      <w:numFmt w:val="decimal"/>
      <w:lvlText w:val="%1.%2.%3.%4.%5.%6.%7"/>
      <w:lvlJc w:val="left"/>
      <w:pPr>
        <w:ind w:left="7920" w:hanging="1440"/>
      </w:pPr>
    </w:lvl>
    <w:lvl w:ilvl="7">
      <w:start w:val="1"/>
      <w:numFmt w:val="decimal"/>
      <w:lvlText w:val="%1.%2.%3.%4.%5.%6.%7.%8"/>
      <w:lvlJc w:val="left"/>
      <w:pPr>
        <w:ind w:left="9000" w:hanging="1440"/>
      </w:pPr>
    </w:lvl>
    <w:lvl w:ilvl="8">
      <w:start w:val="1"/>
      <w:numFmt w:val="decimal"/>
      <w:lvlText w:val="%1.%2.%3.%4.%5.%6.%7.%8.%9"/>
      <w:lvlJc w:val="left"/>
      <w:pPr>
        <w:ind w:left="10440" w:hanging="1800"/>
      </w:pPr>
    </w:lvl>
  </w:abstractNum>
  <w:abstractNum w:abstractNumId="3" w15:restartNumberingAfterBreak="0">
    <w:nsid w:val="0EC14498"/>
    <w:multiLevelType w:val="hybridMultilevel"/>
    <w:tmpl w:val="76EEFA3C"/>
    <w:lvl w:ilvl="0" w:tplc="8FE25D82">
      <w:start w:val="1"/>
      <w:numFmt w:val="bullet"/>
      <w:lvlText w:val=""/>
      <w:lvlJc w:val="left"/>
      <w:pPr>
        <w:ind w:left="1080" w:hanging="360"/>
      </w:pPr>
      <w:rPr>
        <w:rFonts w:hint="default" w:ascii="Symbol" w:hAnsi="Symbol"/>
      </w:rPr>
    </w:lvl>
    <w:lvl w:ilvl="1" w:tplc="A00A27C2">
      <w:start w:val="1"/>
      <w:numFmt w:val="bullet"/>
      <w:lvlText w:val="o"/>
      <w:lvlJc w:val="left"/>
      <w:pPr>
        <w:ind w:left="1800" w:hanging="360"/>
      </w:pPr>
      <w:rPr>
        <w:rFonts w:hint="default" w:ascii="Courier New" w:hAnsi="Courier New"/>
      </w:rPr>
    </w:lvl>
    <w:lvl w:ilvl="2" w:tplc="B7B88F22">
      <w:start w:val="1"/>
      <w:numFmt w:val="bullet"/>
      <w:lvlText w:val=""/>
      <w:lvlJc w:val="left"/>
      <w:pPr>
        <w:ind w:left="2520" w:hanging="360"/>
      </w:pPr>
      <w:rPr>
        <w:rFonts w:hint="default" w:ascii="Wingdings" w:hAnsi="Wingdings"/>
      </w:rPr>
    </w:lvl>
    <w:lvl w:ilvl="3" w:tplc="9142FDD2">
      <w:start w:val="1"/>
      <w:numFmt w:val="bullet"/>
      <w:lvlText w:val=""/>
      <w:lvlJc w:val="left"/>
      <w:pPr>
        <w:ind w:left="3240" w:hanging="360"/>
      </w:pPr>
      <w:rPr>
        <w:rFonts w:hint="default" w:ascii="Symbol" w:hAnsi="Symbol"/>
      </w:rPr>
    </w:lvl>
    <w:lvl w:ilvl="4" w:tplc="FE1E8B0C">
      <w:start w:val="1"/>
      <w:numFmt w:val="bullet"/>
      <w:lvlText w:val="o"/>
      <w:lvlJc w:val="left"/>
      <w:pPr>
        <w:ind w:left="3960" w:hanging="360"/>
      </w:pPr>
      <w:rPr>
        <w:rFonts w:hint="default" w:ascii="Courier New" w:hAnsi="Courier New"/>
      </w:rPr>
    </w:lvl>
    <w:lvl w:ilvl="5" w:tplc="CEF646EA">
      <w:start w:val="1"/>
      <w:numFmt w:val="bullet"/>
      <w:lvlText w:val=""/>
      <w:lvlJc w:val="left"/>
      <w:pPr>
        <w:ind w:left="4680" w:hanging="360"/>
      </w:pPr>
      <w:rPr>
        <w:rFonts w:hint="default" w:ascii="Wingdings" w:hAnsi="Wingdings"/>
      </w:rPr>
    </w:lvl>
    <w:lvl w:ilvl="6" w:tplc="D2CEE090">
      <w:start w:val="1"/>
      <w:numFmt w:val="bullet"/>
      <w:lvlText w:val=""/>
      <w:lvlJc w:val="left"/>
      <w:pPr>
        <w:ind w:left="5400" w:hanging="360"/>
      </w:pPr>
      <w:rPr>
        <w:rFonts w:hint="default" w:ascii="Symbol" w:hAnsi="Symbol"/>
      </w:rPr>
    </w:lvl>
    <w:lvl w:ilvl="7" w:tplc="ABF43ADA">
      <w:start w:val="1"/>
      <w:numFmt w:val="bullet"/>
      <w:lvlText w:val="o"/>
      <w:lvlJc w:val="left"/>
      <w:pPr>
        <w:ind w:left="6120" w:hanging="360"/>
      </w:pPr>
      <w:rPr>
        <w:rFonts w:hint="default" w:ascii="Courier New" w:hAnsi="Courier New"/>
      </w:rPr>
    </w:lvl>
    <w:lvl w:ilvl="8" w:tplc="50E61EA4">
      <w:start w:val="1"/>
      <w:numFmt w:val="bullet"/>
      <w:lvlText w:val=""/>
      <w:lvlJc w:val="left"/>
      <w:pPr>
        <w:ind w:left="6840" w:hanging="360"/>
      </w:pPr>
      <w:rPr>
        <w:rFonts w:hint="default" w:ascii="Wingdings" w:hAnsi="Wingdings"/>
      </w:rPr>
    </w:lvl>
  </w:abstractNum>
  <w:abstractNum w:abstractNumId="4" w15:restartNumberingAfterBreak="0">
    <w:nsid w:val="10FEDF50"/>
    <w:multiLevelType w:val="hybridMultilevel"/>
    <w:tmpl w:val="A2E2677C"/>
    <w:lvl w:ilvl="0" w:tplc="29BEB34E">
      <w:start w:val="1"/>
      <w:numFmt w:val="bullet"/>
      <w:lvlText w:val=""/>
      <w:lvlJc w:val="left"/>
      <w:pPr>
        <w:ind w:left="720" w:hanging="360"/>
      </w:pPr>
      <w:rPr>
        <w:rFonts w:hint="default" w:ascii="Symbol" w:hAnsi="Symbol"/>
      </w:rPr>
    </w:lvl>
    <w:lvl w:ilvl="1" w:tplc="3F9EFB92">
      <w:start w:val="1"/>
      <w:numFmt w:val="bullet"/>
      <w:lvlText w:val="o"/>
      <w:lvlJc w:val="left"/>
      <w:pPr>
        <w:ind w:left="1440" w:hanging="360"/>
      </w:pPr>
      <w:rPr>
        <w:rFonts w:hint="default" w:ascii="Courier New" w:hAnsi="Courier New"/>
      </w:rPr>
    </w:lvl>
    <w:lvl w:ilvl="2" w:tplc="A038091A">
      <w:start w:val="1"/>
      <w:numFmt w:val="bullet"/>
      <w:lvlText w:val=""/>
      <w:lvlJc w:val="left"/>
      <w:pPr>
        <w:ind w:left="2160" w:hanging="360"/>
      </w:pPr>
      <w:rPr>
        <w:rFonts w:hint="default" w:ascii="Wingdings" w:hAnsi="Wingdings"/>
      </w:rPr>
    </w:lvl>
    <w:lvl w:ilvl="3" w:tplc="7CC073D4">
      <w:start w:val="1"/>
      <w:numFmt w:val="bullet"/>
      <w:lvlText w:val=""/>
      <w:lvlJc w:val="left"/>
      <w:pPr>
        <w:ind w:left="2880" w:hanging="360"/>
      </w:pPr>
      <w:rPr>
        <w:rFonts w:hint="default" w:ascii="Symbol" w:hAnsi="Symbol"/>
      </w:rPr>
    </w:lvl>
    <w:lvl w:ilvl="4" w:tplc="F904D60C">
      <w:start w:val="1"/>
      <w:numFmt w:val="bullet"/>
      <w:lvlText w:val="o"/>
      <w:lvlJc w:val="left"/>
      <w:pPr>
        <w:ind w:left="3600" w:hanging="360"/>
      </w:pPr>
      <w:rPr>
        <w:rFonts w:hint="default" w:ascii="Courier New" w:hAnsi="Courier New"/>
      </w:rPr>
    </w:lvl>
    <w:lvl w:ilvl="5" w:tplc="053040B2">
      <w:start w:val="1"/>
      <w:numFmt w:val="bullet"/>
      <w:lvlText w:val=""/>
      <w:lvlJc w:val="left"/>
      <w:pPr>
        <w:ind w:left="4320" w:hanging="360"/>
      </w:pPr>
      <w:rPr>
        <w:rFonts w:hint="default" w:ascii="Wingdings" w:hAnsi="Wingdings"/>
      </w:rPr>
    </w:lvl>
    <w:lvl w:ilvl="6" w:tplc="50B483CA">
      <w:start w:val="1"/>
      <w:numFmt w:val="bullet"/>
      <w:lvlText w:val=""/>
      <w:lvlJc w:val="left"/>
      <w:pPr>
        <w:ind w:left="5040" w:hanging="360"/>
      </w:pPr>
      <w:rPr>
        <w:rFonts w:hint="default" w:ascii="Symbol" w:hAnsi="Symbol"/>
      </w:rPr>
    </w:lvl>
    <w:lvl w:ilvl="7" w:tplc="6DB05816">
      <w:start w:val="1"/>
      <w:numFmt w:val="bullet"/>
      <w:lvlText w:val="o"/>
      <w:lvlJc w:val="left"/>
      <w:pPr>
        <w:ind w:left="5760" w:hanging="360"/>
      </w:pPr>
      <w:rPr>
        <w:rFonts w:hint="default" w:ascii="Courier New" w:hAnsi="Courier New"/>
      </w:rPr>
    </w:lvl>
    <w:lvl w:ilvl="8" w:tplc="D3DA0238">
      <w:start w:val="1"/>
      <w:numFmt w:val="bullet"/>
      <w:lvlText w:val=""/>
      <w:lvlJc w:val="left"/>
      <w:pPr>
        <w:ind w:left="6480" w:hanging="360"/>
      </w:pPr>
      <w:rPr>
        <w:rFonts w:hint="default" w:ascii="Wingdings" w:hAnsi="Wingdings"/>
      </w:rPr>
    </w:lvl>
  </w:abstractNum>
  <w:abstractNum w:abstractNumId="5" w15:restartNumberingAfterBreak="0">
    <w:nsid w:val="14626DCB"/>
    <w:multiLevelType w:val="hybridMultilevel"/>
    <w:tmpl w:val="FFFFFFFF"/>
    <w:lvl w:ilvl="0" w:tplc="701C4F90">
      <w:start w:val="1"/>
      <w:numFmt w:val="bullet"/>
      <w:lvlText w:val=""/>
      <w:lvlJc w:val="left"/>
      <w:pPr>
        <w:ind w:left="720" w:hanging="360"/>
      </w:pPr>
      <w:rPr>
        <w:rFonts w:hint="default" w:ascii="Symbol" w:hAnsi="Symbol"/>
      </w:rPr>
    </w:lvl>
    <w:lvl w:ilvl="1" w:tplc="BEAA17C2">
      <w:start w:val="1"/>
      <w:numFmt w:val="bullet"/>
      <w:lvlText w:val="o"/>
      <w:lvlJc w:val="left"/>
      <w:pPr>
        <w:ind w:left="1440" w:hanging="360"/>
      </w:pPr>
      <w:rPr>
        <w:rFonts w:hint="default" w:ascii="Courier New" w:hAnsi="Courier New"/>
      </w:rPr>
    </w:lvl>
    <w:lvl w:ilvl="2" w:tplc="CBAC0958">
      <w:start w:val="1"/>
      <w:numFmt w:val="bullet"/>
      <w:lvlText w:val=""/>
      <w:lvlJc w:val="left"/>
      <w:pPr>
        <w:ind w:left="2160" w:hanging="360"/>
      </w:pPr>
      <w:rPr>
        <w:rFonts w:hint="default" w:ascii="Wingdings" w:hAnsi="Wingdings"/>
      </w:rPr>
    </w:lvl>
    <w:lvl w:ilvl="3" w:tplc="CC1AAD8E">
      <w:start w:val="1"/>
      <w:numFmt w:val="bullet"/>
      <w:lvlText w:val=""/>
      <w:lvlJc w:val="left"/>
      <w:pPr>
        <w:ind w:left="2880" w:hanging="360"/>
      </w:pPr>
      <w:rPr>
        <w:rFonts w:hint="default" w:ascii="Symbol" w:hAnsi="Symbol"/>
      </w:rPr>
    </w:lvl>
    <w:lvl w:ilvl="4" w:tplc="CF822FF2">
      <w:start w:val="1"/>
      <w:numFmt w:val="bullet"/>
      <w:lvlText w:val="o"/>
      <w:lvlJc w:val="left"/>
      <w:pPr>
        <w:ind w:left="3600" w:hanging="360"/>
      </w:pPr>
      <w:rPr>
        <w:rFonts w:hint="default" w:ascii="Courier New" w:hAnsi="Courier New"/>
      </w:rPr>
    </w:lvl>
    <w:lvl w:ilvl="5" w:tplc="A1AA8BF4">
      <w:start w:val="1"/>
      <w:numFmt w:val="bullet"/>
      <w:lvlText w:val=""/>
      <w:lvlJc w:val="left"/>
      <w:pPr>
        <w:ind w:left="4320" w:hanging="360"/>
      </w:pPr>
      <w:rPr>
        <w:rFonts w:hint="default" w:ascii="Wingdings" w:hAnsi="Wingdings"/>
      </w:rPr>
    </w:lvl>
    <w:lvl w:ilvl="6" w:tplc="A8EE4D90">
      <w:start w:val="1"/>
      <w:numFmt w:val="bullet"/>
      <w:lvlText w:val=""/>
      <w:lvlJc w:val="left"/>
      <w:pPr>
        <w:ind w:left="5040" w:hanging="360"/>
      </w:pPr>
      <w:rPr>
        <w:rFonts w:hint="default" w:ascii="Symbol" w:hAnsi="Symbol"/>
      </w:rPr>
    </w:lvl>
    <w:lvl w:ilvl="7" w:tplc="E82C923E">
      <w:start w:val="1"/>
      <w:numFmt w:val="bullet"/>
      <w:lvlText w:val="o"/>
      <w:lvlJc w:val="left"/>
      <w:pPr>
        <w:ind w:left="5760" w:hanging="360"/>
      </w:pPr>
      <w:rPr>
        <w:rFonts w:hint="default" w:ascii="Courier New" w:hAnsi="Courier New"/>
      </w:rPr>
    </w:lvl>
    <w:lvl w:ilvl="8" w:tplc="E1D66EFE">
      <w:start w:val="1"/>
      <w:numFmt w:val="bullet"/>
      <w:lvlText w:val=""/>
      <w:lvlJc w:val="left"/>
      <w:pPr>
        <w:ind w:left="6480" w:hanging="360"/>
      </w:pPr>
      <w:rPr>
        <w:rFonts w:hint="default" w:ascii="Wingdings" w:hAnsi="Wingdings"/>
      </w:rPr>
    </w:lvl>
  </w:abstractNum>
  <w:abstractNum w:abstractNumId="6" w15:restartNumberingAfterBreak="0">
    <w:nsid w:val="14FE0870"/>
    <w:multiLevelType w:val="hybridMultilevel"/>
    <w:tmpl w:val="C2642F8A"/>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7" w15:restartNumberingAfterBreak="0">
    <w:nsid w:val="17D818A2"/>
    <w:multiLevelType w:val="hybridMultilevel"/>
    <w:tmpl w:val="FFFFFFFF"/>
    <w:lvl w:ilvl="0" w:tplc="0B4849F6">
      <w:start w:val="1"/>
      <w:numFmt w:val="bullet"/>
      <w:lvlText w:val=""/>
      <w:lvlJc w:val="left"/>
      <w:pPr>
        <w:ind w:left="720" w:hanging="360"/>
      </w:pPr>
      <w:rPr>
        <w:rFonts w:hint="default" w:ascii="Symbol" w:hAnsi="Symbol"/>
      </w:rPr>
    </w:lvl>
    <w:lvl w:ilvl="1" w:tplc="D38C3360">
      <w:start w:val="1"/>
      <w:numFmt w:val="bullet"/>
      <w:lvlText w:val="o"/>
      <w:lvlJc w:val="left"/>
      <w:pPr>
        <w:ind w:left="1440" w:hanging="360"/>
      </w:pPr>
      <w:rPr>
        <w:rFonts w:hint="default" w:ascii="Courier New" w:hAnsi="Courier New"/>
      </w:rPr>
    </w:lvl>
    <w:lvl w:ilvl="2" w:tplc="4C769D0A">
      <w:start w:val="1"/>
      <w:numFmt w:val="bullet"/>
      <w:lvlText w:val=""/>
      <w:lvlJc w:val="left"/>
      <w:pPr>
        <w:ind w:left="2160" w:hanging="360"/>
      </w:pPr>
      <w:rPr>
        <w:rFonts w:hint="default" w:ascii="Wingdings" w:hAnsi="Wingdings"/>
      </w:rPr>
    </w:lvl>
    <w:lvl w:ilvl="3" w:tplc="04DA9B0E">
      <w:start w:val="1"/>
      <w:numFmt w:val="bullet"/>
      <w:lvlText w:val=""/>
      <w:lvlJc w:val="left"/>
      <w:pPr>
        <w:ind w:left="2880" w:hanging="360"/>
      </w:pPr>
      <w:rPr>
        <w:rFonts w:hint="default" w:ascii="Symbol" w:hAnsi="Symbol"/>
      </w:rPr>
    </w:lvl>
    <w:lvl w:ilvl="4" w:tplc="D69EF286">
      <w:start w:val="1"/>
      <w:numFmt w:val="bullet"/>
      <w:lvlText w:val="o"/>
      <w:lvlJc w:val="left"/>
      <w:pPr>
        <w:ind w:left="3600" w:hanging="360"/>
      </w:pPr>
      <w:rPr>
        <w:rFonts w:hint="default" w:ascii="Courier New" w:hAnsi="Courier New"/>
      </w:rPr>
    </w:lvl>
    <w:lvl w:ilvl="5" w:tplc="95E4B258">
      <w:start w:val="1"/>
      <w:numFmt w:val="bullet"/>
      <w:lvlText w:val=""/>
      <w:lvlJc w:val="left"/>
      <w:pPr>
        <w:ind w:left="4320" w:hanging="360"/>
      </w:pPr>
      <w:rPr>
        <w:rFonts w:hint="default" w:ascii="Wingdings" w:hAnsi="Wingdings"/>
      </w:rPr>
    </w:lvl>
    <w:lvl w:ilvl="6" w:tplc="7BA4AE60">
      <w:start w:val="1"/>
      <w:numFmt w:val="bullet"/>
      <w:lvlText w:val=""/>
      <w:lvlJc w:val="left"/>
      <w:pPr>
        <w:ind w:left="5040" w:hanging="360"/>
      </w:pPr>
      <w:rPr>
        <w:rFonts w:hint="default" w:ascii="Symbol" w:hAnsi="Symbol"/>
      </w:rPr>
    </w:lvl>
    <w:lvl w:ilvl="7" w:tplc="32BCCDD2">
      <w:start w:val="1"/>
      <w:numFmt w:val="bullet"/>
      <w:lvlText w:val="o"/>
      <w:lvlJc w:val="left"/>
      <w:pPr>
        <w:ind w:left="5760" w:hanging="360"/>
      </w:pPr>
      <w:rPr>
        <w:rFonts w:hint="default" w:ascii="Courier New" w:hAnsi="Courier New"/>
      </w:rPr>
    </w:lvl>
    <w:lvl w:ilvl="8" w:tplc="B016C2DE">
      <w:start w:val="1"/>
      <w:numFmt w:val="bullet"/>
      <w:lvlText w:val=""/>
      <w:lvlJc w:val="left"/>
      <w:pPr>
        <w:ind w:left="6480" w:hanging="360"/>
      </w:pPr>
      <w:rPr>
        <w:rFonts w:hint="default" w:ascii="Wingdings" w:hAnsi="Wingdings"/>
      </w:rPr>
    </w:lvl>
  </w:abstractNum>
  <w:abstractNum w:abstractNumId="8" w15:restartNumberingAfterBreak="0">
    <w:nsid w:val="19B02233"/>
    <w:multiLevelType w:val="hybridMultilevel"/>
    <w:tmpl w:val="28F83E9E"/>
    <w:lvl w:ilvl="0" w:tplc="3B74360C">
      <w:start w:val="1"/>
      <w:numFmt w:val="bullet"/>
      <w:lvlText w:val=""/>
      <w:lvlJc w:val="left"/>
      <w:pPr>
        <w:ind w:left="720" w:hanging="360"/>
      </w:pPr>
      <w:rPr>
        <w:rFonts w:hint="default" w:ascii="Symbol" w:hAnsi="Symbol"/>
      </w:rPr>
    </w:lvl>
    <w:lvl w:ilvl="1" w:tplc="F95CC512">
      <w:start w:val="1"/>
      <w:numFmt w:val="bullet"/>
      <w:lvlText w:val="o"/>
      <w:lvlJc w:val="left"/>
      <w:pPr>
        <w:ind w:left="1440" w:hanging="360"/>
      </w:pPr>
      <w:rPr>
        <w:rFonts w:hint="default" w:ascii="Courier New" w:hAnsi="Courier New"/>
      </w:rPr>
    </w:lvl>
    <w:lvl w:ilvl="2" w:tplc="FC108B16">
      <w:start w:val="1"/>
      <w:numFmt w:val="bullet"/>
      <w:lvlText w:val=""/>
      <w:lvlJc w:val="left"/>
      <w:pPr>
        <w:ind w:left="2160" w:hanging="360"/>
      </w:pPr>
      <w:rPr>
        <w:rFonts w:hint="default" w:ascii="Wingdings" w:hAnsi="Wingdings"/>
      </w:rPr>
    </w:lvl>
    <w:lvl w:ilvl="3" w:tplc="56B60912">
      <w:start w:val="1"/>
      <w:numFmt w:val="bullet"/>
      <w:lvlText w:val=""/>
      <w:lvlJc w:val="left"/>
      <w:pPr>
        <w:ind w:left="2880" w:hanging="360"/>
      </w:pPr>
      <w:rPr>
        <w:rFonts w:hint="default" w:ascii="Symbol" w:hAnsi="Symbol"/>
      </w:rPr>
    </w:lvl>
    <w:lvl w:ilvl="4" w:tplc="5FFEFA0A">
      <w:start w:val="1"/>
      <w:numFmt w:val="bullet"/>
      <w:lvlText w:val="o"/>
      <w:lvlJc w:val="left"/>
      <w:pPr>
        <w:ind w:left="3600" w:hanging="360"/>
      </w:pPr>
      <w:rPr>
        <w:rFonts w:hint="default" w:ascii="Courier New" w:hAnsi="Courier New"/>
      </w:rPr>
    </w:lvl>
    <w:lvl w:ilvl="5" w:tplc="E5F475D2">
      <w:start w:val="1"/>
      <w:numFmt w:val="bullet"/>
      <w:lvlText w:val=""/>
      <w:lvlJc w:val="left"/>
      <w:pPr>
        <w:ind w:left="4320" w:hanging="360"/>
      </w:pPr>
      <w:rPr>
        <w:rFonts w:hint="default" w:ascii="Wingdings" w:hAnsi="Wingdings"/>
      </w:rPr>
    </w:lvl>
    <w:lvl w:ilvl="6" w:tplc="6AB8A466">
      <w:start w:val="1"/>
      <w:numFmt w:val="bullet"/>
      <w:lvlText w:val=""/>
      <w:lvlJc w:val="left"/>
      <w:pPr>
        <w:ind w:left="5040" w:hanging="360"/>
      </w:pPr>
      <w:rPr>
        <w:rFonts w:hint="default" w:ascii="Symbol" w:hAnsi="Symbol"/>
      </w:rPr>
    </w:lvl>
    <w:lvl w:ilvl="7" w:tplc="5798C2A8">
      <w:start w:val="1"/>
      <w:numFmt w:val="bullet"/>
      <w:lvlText w:val="o"/>
      <w:lvlJc w:val="left"/>
      <w:pPr>
        <w:ind w:left="5760" w:hanging="360"/>
      </w:pPr>
      <w:rPr>
        <w:rFonts w:hint="default" w:ascii="Courier New" w:hAnsi="Courier New"/>
      </w:rPr>
    </w:lvl>
    <w:lvl w:ilvl="8" w:tplc="388A5068">
      <w:start w:val="1"/>
      <w:numFmt w:val="bullet"/>
      <w:lvlText w:val=""/>
      <w:lvlJc w:val="left"/>
      <w:pPr>
        <w:ind w:left="6480" w:hanging="360"/>
      </w:pPr>
      <w:rPr>
        <w:rFonts w:hint="default" w:ascii="Wingdings" w:hAnsi="Wingdings"/>
      </w:rPr>
    </w:lvl>
  </w:abstractNum>
  <w:abstractNum w:abstractNumId="9" w15:restartNumberingAfterBreak="0">
    <w:nsid w:val="1DF3FB0A"/>
    <w:multiLevelType w:val="hybridMultilevel"/>
    <w:tmpl w:val="729AFB1E"/>
    <w:lvl w:ilvl="0" w:tplc="8EA83608">
      <w:start w:val="1"/>
      <w:numFmt w:val="bullet"/>
      <w:lvlText w:val=""/>
      <w:lvlJc w:val="left"/>
      <w:pPr>
        <w:ind w:left="720" w:hanging="360"/>
      </w:pPr>
      <w:rPr>
        <w:rFonts w:hint="default" w:ascii="Symbol" w:hAnsi="Symbol"/>
      </w:rPr>
    </w:lvl>
    <w:lvl w:ilvl="1" w:tplc="187A46A2">
      <w:start w:val="1"/>
      <w:numFmt w:val="bullet"/>
      <w:lvlText w:val="o"/>
      <w:lvlJc w:val="left"/>
      <w:pPr>
        <w:ind w:left="1440" w:hanging="360"/>
      </w:pPr>
      <w:rPr>
        <w:rFonts w:hint="default" w:ascii="Courier New" w:hAnsi="Courier New"/>
      </w:rPr>
    </w:lvl>
    <w:lvl w:ilvl="2" w:tplc="44E8FCEE">
      <w:start w:val="1"/>
      <w:numFmt w:val="bullet"/>
      <w:lvlText w:val=""/>
      <w:lvlJc w:val="left"/>
      <w:pPr>
        <w:ind w:left="2160" w:hanging="360"/>
      </w:pPr>
      <w:rPr>
        <w:rFonts w:hint="default" w:ascii="Wingdings" w:hAnsi="Wingdings"/>
      </w:rPr>
    </w:lvl>
    <w:lvl w:ilvl="3" w:tplc="F1B8A936">
      <w:start w:val="1"/>
      <w:numFmt w:val="bullet"/>
      <w:lvlText w:val=""/>
      <w:lvlJc w:val="left"/>
      <w:pPr>
        <w:ind w:left="2880" w:hanging="360"/>
      </w:pPr>
      <w:rPr>
        <w:rFonts w:hint="default" w:ascii="Symbol" w:hAnsi="Symbol"/>
      </w:rPr>
    </w:lvl>
    <w:lvl w:ilvl="4" w:tplc="2F727D24">
      <w:start w:val="1"/>
      <w:numFmt w:val="bullet"/>
      <w:lvlText w:val="o"/>
      <w:lvlJc w:val="left"/>
      <w:pPr>
        <w:ind w:left="3600" w:hanging="360"/>
      </w:pPr>
      <w:rPr>
        <w:rFonts w:hint="default" w:ascii="Courier New" w:hAnsi="Courier New"/>
      </w:rPr>
    </w:lvl>
    <w:lvl w:ilvl="5" w:tplc="5D10B846">
      <w:start w:val="1"/>
      <w:numFmt w:val="bullet"/>
      <w:lvlText w:val=""/>
      <w:lvlJc w:val="left"/>
      <w:pPr>
        <w:ind w:left="4320" w:hanging="360"/>
      </w:pPr>
      <w:rPr>
        <w:rFonts w:hint="default" w:ascii="Wingdings" w:hAnsi="Wingdings"/>
      </w:rPr>
    </w:lvl>
    <w:lvl w:ilvl="6" w:tplc="056C6658">
      <w:start w:val="1"/>
      <w:numFmt w:val="bullet"/>
      <w:lvlText w:val=""/>
      <w:lvlJc w:val="left"/>
      <w:pPr>
        <w:ind w:left="5040" w:hanging="360"/>
      </w:pPr>
      <w:rPr>
        <w:rFonts w:hint="default" w:ascii="Symbol" w:hAnsi="Symbol"/>
      </w:rPr>
    </w:lvl>
    <w:lvl w:ilvl="7" w:tplc="B1BE3E0A">
      <w:start w:val="1"/>
      <w:numFmt w:val="bullet"/>
      <w:lvlText w:val="o"/>
      <w:lvlJc w:val="left"/>
      <w:pPr>
        <w:ind w:left="5760" w:hanging="360"/>
      </w:pPr>
      <w:rPr>
        <w:rFonts w:hint="default" w:ascii="Courier New" w:hAnsi="Courier New"/>
      </w:rPr>
    </w:lvl>
    <w:lvl w:ilvl="8" w:tplc="98C690BC">
      <w:start w:val="1"/>
      <w:numFmt w:val="bullet"/>
      <w:lvlText w:val=""/>
      <w:lvlJc w:val="left"/>
      <w:pPr>
        <w:ind w:left="6480" w:hanging="360"/>
      </w:pPr>
      <w:rPr>
        <w:rFonts w:hint="default" w:ascii="Wingdings" w:hAnsi="Wingdings"/>
      </w:rPr>
    </w:lvl>
  </w:abstractNum>
  <w:abstractNum w:abstractNumId="10" w15:restartNumberingAfterBreak="0">
    <w:nsid w:val="1ECFE429"/>
    <w:multiLevelType w:val="hybridMultilevel"/>
    <w:tmpl w:val="55422BCA"/>
    <w:lvl w:ilvl="0" w:tplc="F5B81602">
      <w:start w:val="1"/>
      <w:numFmt w:val="decimal"/>
      <w:lvlText w:val="%1."/>
      <w:lvlJc w:val="left"/>
      <w:pPr>
        <w:ind w:left="720" w:hanging="360"/>
      </w:pPr>
    </w:lvl>
    <w:lvl w:ilvl="1" w:tplc="90102D7C">
      <w:start w:val="1"/>
      <w:numFmt w:val="lowerLetter"/>
      <w:lvlText w:val="%2."/>
      <w:lvlJc w:val="left"/>
      <w:pPr>
        <w:ind w:left="1440" w:hanging="360"/>
      </w:pPr>
    </w:lvl>
    <w:lvl w:ilvl="2" w:tplc="466E7B32">
      <w:start w:val="1"/>
      <w:numFmt w:val="lowerRoman"/>
      <w:lvlText w:val="%3."/>
      <w:lvlJc w:val="right"/>
      <w:pPr>
        <w:ind w:left="2160" w:hanging="180"/>
      </w:pPr>
    </w:lvl>
    <w:lvl w:ilvl="3" w:tplc="94C4B0AC">
      <w:start w:val="1"/>
      <w:numFmt w:val="decimal"/>
      <w:lvlText w:val="%4."/>
      <w:lvlJc w:val="left"/>
      <w:pPr>
        <w:ind w:left="2880" w:hanging="360"/>
      </w:pPr>
    </w:lvl>
    <w:lvl w:ilvl="4" w:tplc="4BCC43D8">
      <w:start w:val="1"/>
      <w:numFmt w:val="lowerLetter"/>
      <w:lvlText w:val="%5."/>
      <w:lvlJc w:val="left"/>
      <w:pPr>
        <w:ind w:left="3600" w:hanging="360"/>
      </w:pPr>
    </w:lvl>
    <w:lvl w:ilvl="5" w:tplc="287A39AC">
      <w:start w:val="1"/>
      <w:numFmt w:val="lowerRoman"/>
      <w:lvlText w:val="%6."/>
      <w:lvlJc w:val="right"/>
      <w:pPr>
        <w:ind w:left="4320" w:hanging="180"/>
      </w:pPr>
    </w:lvl>
    <w:lvl w:ilvl="6" w:tplc="DFA44CFC">
      <w:start w:val="1"/>
      <w:numFmt w:val="decimal"/>
      <w:lvlText w:val="%7."/>
      <w:lvlJc w:val="left"/>
      <w:pPr>
        <w:ind w:left="5040" w:hanging="360"/>
      </w:pPr>
    </w:lvl>
    <w:lvl w:ilvl="7" w:tplc="CDF60EE2">
      <w:start w:val="1"/>
      <w:numFmt w:val="lowerLetter"/>
      <w:lvlText w:val="%8."/>
      <w:lvlJc w:val="left"/>
      <w:pPr>
        <w:ind w:left="5760" w:hanging="360"/>
      </w:pPr>
    </w:lvl>
    <w:lvl w:ilvl="8" w:tplc="39EC6342">
      <w:start w:val="1"/>
      <w:numFmt w:val="lowerRoman"/>
      <w:lvlText w:val="%9."/>
      <w:lvlJc w:val="right"/>
      <w:pPr>
        <w:ind w:left="6480" w:hanging="180"/>
      </w:pPr>
    </w:lvl>
  </w:abstractNum>
  <w:abstractNum w:abstractNumId="11" w15:restartNumberingAfterBreak="0">
    <w:nsid w:val="1FC6C579"/>
    <w:multiLevelType w:val="hybridMultilevel"/>
    <w:tmpl w:val="97C29D82"/>
    <w:lvl w:ilvl="0" w:tplc="7870FFC8">
      <w:start w:val="1"/>
      <w:numFmt w:val="bullet"/>
      <w:lvlText w:val=""/>
      <w:lvlJc w:val="left"/>
      <w:pPr>
        <w:ind w:left="720" w:hanging="360"/>
      </w:pPr>
      <w:rPr>
        <w:rFonts w:hint="default" w:ascii="Symbol" w:hAnsi="Symbol"/>
      </w:rPr>
    </w:lvl>
    <w:lvl w:ilvl="1" w:tplc="64186962">
      <w:start w:val="1"/>
      <w:numFmt w:val="bullet"/>
      <w:lvlText w:val="o"/>
      <w:lvlJc w:val="left"/>
      <w:pPr>
        <w:ind w:left="1440" w:hanging="360"/>
      </w:pPr>
      <w:rPr>
        <w:rFonts w:hint="default" w:ascii="Courier New" w:hAnsi="Courier New"/>
      </w:rPr>
    </w:lvl>
    <w:lvl w:ilvl="2" w:tplc="6D1091C6">
      <w:start w:val="1"/>
      <w:numFmt w:val="bullet"/>
      <w:lvlText w:val=""/>
      <w:lvlJc w:val="left"/>
      <w:pPr>
        <w:ind w:left="2160" w:hanging="360"/>
      </w:pPr>
      <w:rPr>
        <w:rFonts w:hint="default" w:ascii="Wingdings" w:hAnsi="Wingdings"/>
      </w:rPr>
    </w:lvl>
    <w:lvl w:ilvl="3" w:tplc="D19AB84E">
      <w:start w:val="1"/>
      <w:numFmt w:val="bullet"/>
      <w:lvlText w:val=""/>
      <w:lvlJc w:val="left"/>
      <w:pPr>
        <w:ind w:left="2880" w:hanging="360"/>
      </w:pPr>
      <w:rPr>
        <w:rFonts w:hint="default" w:ascii="Symbol" w:hAnsi="Symbol"/>
      </w:rPr>
    </w:lvl>
    <w:lvl w:ilvl="4" w:tplc="017E75CA">
      <w:start w:val="1"/>
      <w:numFmt w:val="bullet"/>
      <w:lvlText w:val="o"/>
      <w:lvlJc w:val="left"/>
      <w:pPr>
        <w:ind w:left="3600" w:hanging="360"/>
      </w:pPr>
      <w:rPr>
        <w:rFonts w:hint="default" w:ascii="Courier New" w:hAnsi="Courier New"/>
      </w:rPr>
    </w:lvl>
    <w:lvl w:ilvl="5" w:tplc="22CC737C">
      <w:start w:val="1"/>
      <w:numFmt w:val="bullet"/>
      <w:lvlText w:val=""/>
      <w:lvlJc w:val="left"/>
      <w:pPr>
        <w:ind w:left="4320" w:hanging="360"/>
      </w:pPr>
      <w:rPr>
        <w:rFonts w:hint="default" w:ascii="Wingdings" w:hAnsi="Wingdings"/>
      </w:rPr>
    </w:lvl>
    <w:lvl w:ilvl="6" w:tplc="FF54E2E0">
      <w:start w:val="1"/>
      <w:numFmt w:val="bullet"/>
      <w:lvlText w:val=""/>
      <w:lvlJc w:val="left"/>
      <w:pPr>
        <w:ind w:left="5040" w:hanging="360"/>
      </w:pPr>
      <w:rPr>
        <w:rFonts w:hint="default" w:ascii="Symbol" w:hAnsi="Symbol"/>
      </w:rPr>
    </w:lvl>
    <w:lvl w:ilvl="7" w:tplc="4042803A">
      <w:start w:val="1"/>
      <w:numFmt w:val="bullet"/>
      <w:lvlText w:val="o"/>
      <w:lvlJc w:val="left"/>
      <w:pPr>
        <w:ind w:left="5760" w:hanging="360"/>
      </w:pPr>
      <w:rPr>
        <w:rFonts w:hint="default" w:ascii="Courier New" w:hAnsi="Courier New"/>
      </w:rPr>
    </w:lvl>
    <w:lvl w:ilvl="8" w:tplc="D8B05C9A">
      <w:start w:val="1"/>
      <w:numFmt w:val="bullet"/>
      <w:lvlText w:val=""/>
      <w:lvlJc w:val="left"/>
      <w:pPr>
        <w:ind w:left="6480" w:hanging="360"/>
      </w:pPr>
      <w:rPr>
        <w:rFonts w:hint="default" w:ascii="Wingdings" w:hAnsi="Wingdings"/>
      </w:rPr>
    </w:lvl>
  </w:abstractNum>
  <w:abstractNum w:abstractNumId="12" w15:restartNumberingAfterBreak="0">
    <w:nsid w:val="22BB2067"/>
    <w:multiLevelType w:val="hybridMultilevel"/>
    <w:tmpl w:val="E0E43646"/>
    <w:lvl w:ilvl="0" w:tplc="37F6530C">
      <w:start w:val="1"/>
      <w:numFmt w:val="bullet"/>
      <w:lvlText w:val=""/>
      <w:lvlJc w:val="left"/>
      <w:pPr>
        <w:ind w:left="1080" w:hanging="360"/>
      </w:pPr>
      <w:rPr>
        <w:rFonts w:hint="default" w:ascii="Symbol" w:hAnsi="Symbol"/>
      </w:rPr>
    </w:lvl>
    <w:lvl w:ilvl="1" w:tplc="4DECBD38">
      <w:start w:val="1"/>
      <w:numFmt w:val="bullet"/>
      <w:lvlText w:val="o"/>
      <w:lvlJc w:val="left"/>
      <w:pPr>
        <w:ind w:left="1800" w:hanging="360"/>
      </w:pPr>
      <w:rPr>
        <w:rFonts w:hint="default" w:ascii="Courier New" w:hAnsi="Courier New"/>
      </w:rPr>
    </w:lvl>
    <w:lvl w:ilvl="2" w:tplc="945296B4">
      <w:start w:val="1"/>
      <w:numFmt w:val="bullet"/>
      <w:lvlText w:val=""/>
      <w:lvlJc w:val="left"/>
      <w:pPr>
        <w:ind w:left="2520" w:hanging="360"/>
      </w:pPr>
      <w:rPr>
        <w:rFonts w:hint="default" w:ascii="Wingdings" w:hAnsi="Wingdings"/>
      </w:rPr>
    </w:lvl>
    <w:lvl w:ilvl="3" w:tplc="E6BECED8">
      <w:start w:val="1"/>
      <w:numFmt w:val="bullet"/>
      <w:lvlText w:val=""/>
      <w:lvlJc w:val="left"/>
      <w:pPr>
        <w:ind w:left="3240" w:hanging="360"/>
      </w:pPr>
      <w:rPr>
        <w:rFonts w:hint="default" w:ascii="Symbol" w:hAnsi="Symbol"/>
      </w:rPr>
    </w:lvl>
    <w:lvl w:ilvl="4" w:tplc="DCF43154">
      <w:start w:val="1"/>
      <w:numFmt w:val="bullet"/>
      <w:lvlText w:val="o"/>
      <w:lvlJc w:val="left"/>
      <w:pPr>
        <w:ind w:left="3960" w:hanging="360"/>
      </w:pPr>
      <w:rPr>
        <w:rFonts w:hint="default" w:ascii="Courier New" w:hAnsi="Courier New"/>
      </w:rPr>
    </w:lvl>
    <w:lvl w:ilvl="5" w:tplc="BD806438">
      <w:start w:val="1"/>
      <w:numFmt w:val="bullet"/>
      <w:lvlText w:val=""/>
      <w:lvlJc w:val="left"/>
      <w:pPr>
        <w:ind w:left="4680" w:hanging="360"/>
      </w:pPr>
      <w:rPr>
        <w:rFonts w:hint="default" w:ascii="Wingdings" w:hAnsi="Wingdings"/>
      </w:rPr>
    </w:lvl>
    <w:lvl w:ilvl="6" w:tplc="21AE6AC4">
      <w:start w:val="1"/>
      <w:numFmt w:val="bullet"/>
      <w:lvlText w:val=""/>
      <w:lvlJc w:val="left"/>
      <w:pPr>
        <w:ind w:left="5400" w:hanging="360"/>
      </w:pPr>
      <w:rPr>
        <w:rFonts w:hint="default" w:ascii="Symbol" w:hAnsi="Symbol"/>
      </w:rPr>
    </w:lvl>
    <w:lvl w:ilvl="7" w:tplc="615EEF16">
      <w:start w:val="1"/>
      <w:numFmt w:val="bullet"/>
      <w:lvlText w:val="o"/>
      <w:lvlJc w:val="left"/>
      <w:pPr>
        <w:ind w:left="6120" w:hanging="360"/>
      </w:pPr>
      <w:rPr>
        <w:rFonts w:hint="default" w:ascii="Courier New" w:hAnsi="Courier New"/>
      </w:rPr>
    </w:lvl>
    <w:lvl w:ilvl="8" w:tplc="E5CC768A">
      <w:start w:val="1"/>
      <w:numFmt w:val="bullet"/>
      <w:lvlText w:val=""/>
      <w:lvlJc w:val="left"/>
      <w:pPr>
        <w:ind w:left="6840" w:hanging="360"/>
      </w:pPr>
      <w:rPr>
        <w:rFonts w:hint="default" w:ascii="Wingdings" w:hAnsi="Wingdings"/>
      </w:rPr>
    </w:lvl>
  </w:abstractNum>
  <w:abstractNum w:abstractNumId="13" w15:restartNumberingAfterBreak="0">
    <w:nsid w:val="23F16A65"/>
    <w:multiLevelType w:val="hybridMultilevel"/>
    <w:tmpl w:val="255A6940"/>
    <w:lvl w:ilvl="0" w:tplc="CBFE44CC">
      <w:start w:val="1"/>
      <w:numFmt w:val="bullet"/>
      <w:lvlText w:val=""/>
      <w:lvlJc w:val="left"/>
      <w:pPr>
        <w:ind w:left="720" w:hanging="360"/>
      </w:pPr>
      <w:rPr>
        <w:rFonts w:hint="default" w:ascii="Symbol" w:hAnsi="Symbol"/>
      </w:rPr>
    </w:lvl>
    <w:lvl w:ilvl="1" w:tplc="C3869C06">
      <w:start w:val="1"/>
      <w:numFmt w:val="bullet"/>
      <w:lvlText w:val="o"/>
      <w:lvlJc w:val="left"/>
      <w:pPr>
        <w:ind w:left="1440" w:hanging="360"/>
      </w:pPr>
      <w:rPr>
        <w:rFonts w:hint="default" w:ascii="Courier New" w:hAnsi="Courier New"/>
      </w:rPr>
    </w:lvl>
    <w:lvl w:ilvl="2" w:tplc="09B24D8E">
      <w:start w:val="1"/>
      <w:numFmt w:val="bullet"/>
      <w:lvlText w:val=""/>
      <w:lvlJc w:val="left"/>
      <w:pPr>
        <w:ind w:left="2160" w:hanging="360"/>
      </w:pPr>
      <w:rPr>
        <w:rFonts w:hint="default" w:ascii="Wingdings" w:hAnsi="Wingdings"/>
      </w:rPr>
    </w:lvl>
    <w:lvl w:ilvl="3" w:tplc="A6EEAC3C">
      <w:start w:val="1"/>
      <w:numFmt w:val="bullet"/>
      <w:lvlText w:val=""/>
      <w:lvlJc w:val="left"/>
      <w:pPr>
        <w:ind w:left="2880" w:hanging="360"/>
      </w:pPr>
      <w:rPr>
        <w:rFonts w:hint="default" w:ascii="Symbol" w:hAnsi="Symbol"/>
      </w:rPr>
    </w:lvl>
    <w:lvl w:ilvl="4" w:tplc="075493DE">
      <w:start w:val="1"/>
      <w:numFmt w:val="bullet"/>
      <w:lvlText w:val="o"/>
      <w:lvlJc w:val="left"/>
      <w:pPr>
        <w:ind w:left="3600" w:hanging="360"/>
      </w:pPr>
      <w:rPr>
        <w:rFonts w:hint="default" w:ascii="Courier New" w:hAnsi="Courier New"/>
      </w:rPr>
    </w:lvl>
    <w:lvl w:ilvl="5" w:tplc="1CBCC108">
      <w:start w:val="1"/>
      <w:numFmt w:val="bullet"/>
      <w:lvlText w:val=""/>
      <w:lvlJc w:val="left"/>
      <w:pPr>
        <w:ind w:left="4320" w:hanging="360"/>
      </w:pPr>
      <w:rPr>
        <w:rFonts w:hint="default" w:ascii="Wingdings" w:hAnsi="Wingdings"/>
      </w:rPr>
    </w:lvl>
    <w:lvl w:ilvl="6" w:tplc="D92C1B40">
      <w:start w:val="1"/>
      <w:numFmt w:val="bullet"/>
      <w:lvlText w:val=""/>
      <w:lvlJc w:val="left"/>
      <w:pPr>
        <w:ind w:left="5040" w:hanging="360"/>
      </w:pPr>
      <w:rPr>
        <w:rFonts w:hint="default" w:ascii="Symbol" w:hAnsi="Symbol"/>
      </w:rPr>
    </w:lvl>
    <w:lvl w:ilvl="7" w:tplc="B47A451C">
      <w:start w:val="1"/>
      <w:numFmt w:val="bullet"/>
      <w:lvlText w:val="o"/>
      <w:lvlJc w:val="left"/>
      <w:pPr>
        <w:ind w:left="5760" w:hanging="360"/>
      </w:pPr>
      <w:rPr>
        <w:rFonts w:hint="default" w:ascii="Courier New" w:hAnsi="Courier New"/>
      </w:rPr>
    </w:lvl>
    <w:lvl w:ilvl="8" w:tplc="B448CEB2">
      <w:start w:val="1"/>
      <w:numFmt w:val="bullet"/>
      <w:lvlText w:val=""/>
      <w:lvlJc w:val="left"/>
      <w:pPr>
        <w:ind w:left="6480" w:hanging="360"/>
      </w:pPr>
      <w:rPr>
        <w:rFonts w:hint="default" w:ascii="Wingdings" w:hAnsi="Wingdings"/>
      </w:rPr>
    </w:lvl>
  </w:abstractNum>
  <w:abstractNum w:abstractNumId="14" w15:restartNumberingAfterBreak="0">
    <w:nsid w:val="24455585"/>
    <w:multiLevelType w:val="hybridMultilevel"/>
    <w:tmpl w:val="9E56DD88"/>
    <w:lvl w:ilvl="0" w:tplc="C954225A">
      <w:start w:val="1"/>
      <w:numFmt w:val="bullet"/>
      <w:lvlText w:val=""/>
      <w:lvlJc w:val="left"/>
      <w:pPr>
        <w:ind w:left="720" w:hanging="360"/>
      </w:pPr>
      <w:rPr>
        <w:rFonts w:hint="default" w:ascii="Symbol" w:hAnsi="Symbol"/>
      </w:rPr>
    </w:lvl>
    <w:lvl w:ilvl="1" w:tplc="1E5E6E3C">
      <w:start w:val="1"/>
      <w:numFmt w:val="bullet"/>
      <w:lvlText w:val="o"/>
      <w:lvlJc w:val="left"/>
      <w:pPr>
        <w:ind w:left="1440" w:hanging="360"/>
      </w:pPr>
      <w:rPr>
        <w:rFonts w:hint="default" w:ascii="Courier New" w:hAnsi="Courier New"/>
      </w:rPr>
    </w:lvl>
    <w:lvl w:ilvl="2" w:tplc="80329294">
      <w:start w:val="1"/>
      <w:numFmt w:val="bullet"/>
      <w:lvlText w:val=""/>
      <w:lvlJc w:val="left"/>
      <w:pPr>
        <w:ind w:left="2160" w:hanging="360"/>
      </w:pPr>
      <w:rPr>
        <w:rFonts w:hint="default" w:ascii="Wingdings" w:hAnsi="Wingdings"/>
      </w:rPr>
    </w:lvl>
    <w:lvl w:ilvl="3" w:tplc="E29E5F00">
      <w:start w:val="1"/>
      <w:numFmt w:val="bullet"/>
      <w:lvlText w:val=""/>
      <w:lvlJc w:val="left"/>
      <w:pPr>
        <w:ind w:left="2880" w:hanging="360"/>
      </w:pPr>
      <w:rPr>
        <w:rFonts w:hint="default" w:ascii="Symbol" w:hAnsi="Symbol"/>
      </w:rPr>
    </w:lvl>
    <w:lvl w:ilvl="4" w:tplc="1A929C3C">
      <w:start w:val="1"/>
      <w:numFmt w:val="bullet"/>
      <w:lvlText w:val="o"/>
      <w:lvlJc w:val="left"/>
      <w:pPr>
        <w:ind w:left="3600" w:hanging="360"/>
      </w:pPr>
      <w:rPr>
        <w:rFonts w:hint="default" w:ascii="Courier New" w:hAnsi="Courier New"/>
      </w:rPr>
    </w:lvl>
    <w:lvl w:ilvl="5" w:tplc="4C805D98">
      <w:start w:val="1"/>
      <w:numFmt w:val="bullet"/>
      <w:lvlText w:val=""/>
      <w:lvlJc w:val="left"/>
      <w:pPr>
        <w:ind w:left="4320" w:hanging="360"/>
      </w:pPr>
      <w:rPr>
        <w:rFonts w:hint="default" w:ascii="Wingdings" w:hAnsi="Wingdings"/>
      </w:rPr>
    </w:lvl>
    <w:lvl w:ilvl="6" w:tplc="0FF8FE0E">
      <w:start w:val="1"/>
      <w:numFmt w:val="bullet"/>
      <w:lvlText w:val=""/>
      <w:lvlJc w:val="left"/>
      <w:pPr>
        <w:ind w:left="5040" w:hanging="360"/>
      </w:pPr>
      <w:rPr>
        <w:rFonts w:hint="default" w:ascii="Symbol" w:hAnsi="Symbol"/>
      </w:rPr>
    </w:lvl>
    <w:lvl w:ilvl="7" w:tplc="2A14908A">
      <w:start w:val="1"/>
      <w:numFmt w:val="bullet"/>
      <w:lvlText w:val="o"/>
      <w:lvlJc w:val="left"/>
      <w:pPr>
        <w:ind w:left="5760" w:hanging="360"/>
      </w:pPr>
      <w:rPr>
        <w:rFonts w:hint="default" w:ascii="Courier New" w:hAnsi="Courier New"/>
      </w:rPr>
    </w:lvl>
    <w:lvl w:ilvl="8" w:tplc="831A0D34">
      <w:start w:val="1"/>
      <w:numFmt w:val="bullet"/>
      <w:lvlText w:val=""/>
      <w:lvlJc w:val="left"/>
      <w:pPr>
        <w:ind w:left="6480" w:hanging="360"/>
      </w:pPr>
      <w:rPr>
        <w:rFonts w:hint="default" w:ascii="Wingdings" w:hAnsi="Wingdings"/>
      </w:rPr>
    </w:lvl>
  </w:abstractNum>
  <w:abstractNum w:abstractNumId="15" w15:restartNumberingAfterBreak="0">
    <w:nsid w:val="24A45927"/>
    <w:multiLevelType w:val="hybridMultilevel"/>
    <w:tmpl w:val="7A904ABC"/>
    <w:lvl w:ilvl="0" w:tplc="04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6" w15:restartNumberingAfterBreak="0">
    <w:nsid w:val="25BAC1E6"/>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26D596F3"/>
    <w:multiLevelType w:val="hybridMultilevel"/>
    <w:tmpl w:val="F1CCC6DC"/>
    <w:lvl w:ilvl="0" w:tplc="3D7C51FE">
      <w:start w:val="1"/>
      <w:numFmt w:val="bullet"/>
      <w:lvlText w:val=""/>
      <w:lvlJc w:val="left"/>
      <w:pPr>
        <w:ind w:left="720" w:hanging="360"/>
      </w:pPr>
      <w:rPr>
        <w:rFonts w:hint="default" w:ascii="Symbol" w:hAnsi="Symbol"/>
      </w:rPr>
    </w:lvl>
    <w:lvl w:ilvl="1" w:tplc="0E76370A">
      <w:start w:val="1"/>
      <w:numFmt w:val="bullet"/>
      <w:lvlText w:val="o"/>
      <w:lvlJc w:val="left"/>
      <w:pPr>
        <w:ind w:left="1440" w:hanging="360"/>
      </w:pPr>
      <w:rPr>
        <w:rFonts w:hint="default" w:ascii="Courier New" w:hAnsi="Courier New"/>
      </w:rPr>
    </w:lvl>
    <w:lvl w:ilvl="2" w:tplc="F466991E">
      <w:start w:val="1"/>
      <w:numFmt w:val="bullet"/>
      <w:lvlText w:val=""/>
      <w:lvlJc w:val="left"/>
      <w:pPr>
        <w:ind w:left="2160" w:hanging="360"/>
      </w:pPr>
      <w:rPr>
        <w:rFonts w:hint="default" w:ascii="Wingdings" w:hAnsi="Wingdings"/>
      </w:rPr>
    </w:lvl>
    <w:lvl w:ilvl="3" w:tplc="8C447808">
      <w:start w:val="1"/>
      <w:numFmt w:val="bullet"/>
      <w:lvlText w:val=""/>
      <w:lvlJc w:val="left"/>
      <w:pPr>
        <w:ind w:left="2880" w:hanging="360"/>
      </w:pPr>
      <w:rPr>
        <w:rFonts w:hint="default" w:ascii="Symbol" w:hAnsi="Symbol"/>
      </w:rPr>
    </w:lvl>
    <w:lvl w:ilvl="4" w:tplc="4F80525E">
      <w:start w:val="1"/>
      <w:numFmt w:val="bullet"/>
      <w:lvlText w:val="o"/>
      <w:lvlJc w:val="left"/>
      <w:pPr>
        <w:ind w:left="3600" w:hanging="360"/>
      </w:pPr>
      <w:rPr>
        <w:rFonts w:hint="default" w:ascii="Courier New" w:hAnsi="Courier New"/>
      </w:rPr>
    </w:lvl>
    <w:lvl w:ilvl="5" w:tplc="39FE34AE">
      <w:start w:val="1"/>
      <w:numFmt w:val="bullet"/>
      <w:lvlText w:val=""/>
      <w:lvlJc w:val="left"/>
      <w:pPr>
        <w:ind w:left="4320" w:hanging="360"/>
      </w:pPr>
      <w:rPr>
        <w:rFonts w:hint="default" w:ascii="Wingdings" w:hAnsi="Wingdings"/>
      </w:rPr>
    </w:lvl>
    <w:lvl w:ilvl="6" w:tplc="71FC2E56">
      <w:start w:val="1"/>
      <w:numFmt w:val="bullet"/>
      <w:lvlText w:val=""/>
      <w:lvlJc w:val="left"/>
      <w:pPr>
        <w:ind w:left="5040" w:hanging="360"/>
      </w:pPr>
      <w:rPr>
        <w:rFonts w:hint="default" w:ascii="Symbol" w:hAnsi="Symbol"/>
      </w:rPr>
    </w:lvl>
    <w:lvl w:ilvl="7" w:tplc="19DA09E6">
      <w:start w:val="1"/>
      <w:numFmt w:val="bullet"/>
      <w:lvlText w:val="o"/>
      <w:lvlJc w:val="left"/>
      <w:pPr>
        <w:ind w:left="5760" w:hanging="360"/>
      </w:pPr>
      <w:rPr>
        <w:rFonts w:hint="default" w:ascii="Courier New" w:hAnsi="Courier New"/>
      </w:rPr>
    </w:lvl>
    <w:lvl w:ilvl="8" w:tplc="34366A8E">
      <w:start w:val="1"/>
      <w:numFmt w:val="bullet"/>
      <w:lvlText w:val=""/>
      <w:lvlJc w:val="left"/>
      <w:pPr>
        <w:ind w:left="6480" w:hanging="360"/>
      </w:pPr>
      <w:rPr>
        <w:rFonts w:hint="default" w:ascii="Wingdings" w:hAnsi="Wingdings"/>
      </w:rPr>
    </w:lvl>
  </w:abstractNum>
  <w:abstractNum w:abstractNumId="18" w15:restartNumberingAfterBreak="0">
    <w:nsid w:val="2B7D0556"/>
    <w:multiLevelType w:val="hybridMultilevel"/>
    <w:tmpl w:val="D38C493A"/>
    <w:lvl w:ilvl="0" w:tplc="CB3A10D0">
      <w:start w:val="1"/>
      <w:numFmt w:val="decimal"/>
      <w:lvlText w:val="%1."/>
      <w:lvlJc w:val="left"/>
      <w:pPr>
        <w:ind w:left="720" w:hanging="360"/>
      </w:pPr>
    </w:lvl>
    <w:lvl w:ilvl="1" w:tplc="4D76FCC2">
      <w:start w:val="1"/>
      <w:numFmt w:val="lowerLetter"/>
      <w:lvlText w:val="%2."/>
      <w:lvlJc w:val="left"/>
      <w:pPr>
        <w:ind w:left="1440" w:hanging="360"/>
      </w:pPr>
    </w:lvl>
    <w:lvl w:ilvl="2" w:tplc="574A1040" w:tentative="1">
      <w:start w:val="1"/>
      <w:numFmt w:val="lowerRoman"/>
      <w:lvlText w:val="%3."/>
      <w:lvlJc w:val="right"/>
      <w:pPr>
        <w:ind w:left="2160" w:hanging="180"/>
      </w:pPr>
    </w:lvl>
    <w:lvl w:ilvl="3" w:tplc="D36EAEB4" w:tentative="1">
      <w:start w:val="1"/>
      <w:numFmt w:val="decimal"/>
      <w:lvlText w:val="%4."/>
      <w:lvlJc w:val="left"/>
      <w:pPr>
        <w:ind w:left="2880" w:hanging="360"/>
      </w:pPr>
    </w:lvl>
    <w:lvl w:ilvl="4" w:tplc="D6643A44" w:tentative="1">
      <w:start w:val="1"/>
      <w:numFmt w:val="lowerLetter"/>
      <w:lvlText w:val="%5."/>
      <w:lvlJc w:val="left"/>
      <w:pPr>
        <w:ind w:left="3600" w:hanging="360"/>
      </w:pPr>
    </w:lvl>
    <w:lvl w:ilvl="5" w:tplc="9CBEC848" w:tentative="1">
      <w:start w:val="1"/>
      <w:numFmt w:val="lowerRoman"/>
      <w:lvlText w:val="%6."/>
      <w:lvlJc w:val="right"/>
      <w:pPr>
        <w:ind w:left="4320" w:hanging="180"/>
      </w:pPr>
    </w:lvl>
    <w:lvl w:ilvl="6" w:tplc="FB045FF2" w:tentative="1">
      <w:start w:val="1"/>
      <w:numFmt w:val="decimal"/>
      <w:lvlText w:val="%7."/>
      <w:lvlJc w:val="left"/>
      <w:pPr>
        <w:ind w:left="5040" w:hanging="360"/>
      </w:pPr>
    </w:lvl>
    <w:lvl w:ilvl="7" w:tplc="5958138A" w:tentative="1">
      <w:start w:val="1"/>
      <w:numFmt w:val="lowerLetter"/>
      <w:lvlText w:val="%8."/>
      <w:lvlJc w:val="left"/>
      <w:pPr>
        <w:ind w:left="5760" w:hanging="360"/>
      </w:pPr>
    </w:lvl>
    <w:lvl w:ilvl="8" w:tplc="0960114C" w:tentative="1">
      <w:start w:val="1"/>
      <w:numFmt w:val="lowerRoman"/>
      <w:lvlText w:val="%9."/>
      <w:lvlJc w:val="right"/>
      <w:pPr>
        <w:ind w:left="6480" w:hanging="180"/>
      </w:pPr>
    </w:lvl>
  </w:abstractNum>
  <w:abstractNum w:abstractNumId="19" w15:restartNumberingAfterBreak="0">
    <w:nsid w:val="3351E308"/>
    <w:multiLevelType w:val="hybridMultilevel"/>
    <w:tmpl w:val="7FA2E7DC"/>
    <w:lvl w:ilvl="0" w:tplc="E048C360">
      <w:start w:val="1"/>
      <w:numFmt w:val="bullet"/>
      <w:lvlText w:val=""/>
      <w:lvlJc w:val="left"/>
      <w:pPr>
        <w:ind w:left="720" w:hanging="360"/>
      </w:pPr>
      <w:rPr>
        <w:rFonts w:hint="default" w:ascii="Symbol" w:hAnsi="Symbol"/>
      </w:rPr>
    </w:lvl>
    <w:lvl w:ilvl="1" w:tplc="D00AA596">
      <w:start w:val="1"/>
      <w:numFmt w:val="bullet"/>
      <w:lvlText w:val="o"/>
      <w:lvlJc w:val="left"/>
      <w:pPr>
        <w:ind w:left="1440" w:hanging="360"/>
      </w:pPr>
      <w:rPr>
        <w:rFonts w:hint="default" w:ascii="Courier New" w:hAnsi="Courier New"/>
      </w:rPr>
    </w:lvl>
    <w:lvl w:ilvl="2" w:tplc="1DBCFB66">
      <w:start w:val="1"/>
      <w:numFmt w:val="bullet"/>
      <w:lvlText w:val=""/>
      <w:lvlJc w:val="left"/>
      <w:pPr>
        <w:ind w:left="2160" w:hanging="360"/>
      </w:pPr>
      <w:rPr>
        <w:rFonts w:hint="default" w:ascii="Wingdings" w:hAnsi="Wingdings"/>
      </w:rPr>
    </w:lvl>
    <w:lvl w:ilvl="3" w:tplc="42C619E2">
      <w:start w:val="1"/>
      <w:numFmt w:val="bullet"/>
      <w:lvlText w:val=""/>
      <w:lvlJc w:val="left"/>
      <w:pPr>
        <w:ind w:left="2880" w:hanging="360"/>
      </w:pPr>
      <w:rPr>
        <w:rFonts w:hint="default" w:ascii="Symbol" w:hAnsi="Symbol"/>
      </w:rPr>
    </w:lvl>
    <w:lvl w:ilvl="4" w:tplc="31DC31BC">
      <w:start w:val="1"/>
      <w:numFmt w:val="bullet"/>
      <w:lvlText w:val="o"/>
      <w:lvlJc w:val="left"/>
      <w:pPr>
        <w:ind w:left="3600" w:hanging="360"/>
      </w:pPr>
      <w:rPr>
        <w:rFonts w:hint="default" w:ascii="Courier New" w:hAnsi="Courier New"/>
      </w:rPr>
    </w:lvl>
    <w:lvl w:ilvl="5" w:tplc="5DC01EFC">
      <w:start w:val="1"/>
      <w:numFmt w:val="bullet"/>
      <w:lvlText w:val=""/>
      <w:lvlJc w:val="left"/>
      <w:pPr>
        <w:ind w:left="4320" w:hanging="360"/>
      </w:pPr>
      <w:rPr>
        <w:rFonts w:hint="default" w:ascii="Wingdings" w:hAnsi="Wingdings"/>
      </w:rPr>
    </w:lvl>
    <w:lvl w:ilvl="6" w:tplc="0FFC7D56">
      <w:start w:val="1"/>
      <w:numFmt w:val="bullet"/>
      <w:lvlText w:val=""/>
      <w:lvlJc w:val="left"/>
      <w:pPr>
        <w:ind w:left="5040" w:hanging="360"/>
      </w:pPr>
      <w:rPr>
        <w:rFonts w:hint="default" w:ascii="Symbol" w:hAnsi="Symbol"/>
      </w:rPr>
    </w:lvl>
    <w:lvl w:ilvl="7" w:tplc="B2A02AD4">
      <w:start w:val="1"/>
      <w:numFmt w:val="bullet"/>
      <w:lvlText w:val="o"/>
      <w:lvlJc w:val="left"/>
      <w:pPr>
        <w:ind w:left="5760" w:hanging="360"/>
      </w:pPr>
      <w:rPr>
        <w:rFonts w:hint="default" w:ascii="Courier New" w:hAnsi="Courier New"/>
      </w:rPr>
    </w:lvl>
    <w:lvl w:ilvl="8" w:tplc="8BA4826C">
      <w:start w:val="1"/>
      <w:numFmt w:val="bullet"/>
      <w:lvlText w:val=""/>
      <w:lvlJc w:val="left"/>
      <w:pPr>
        <w:ind w:left="6480" w:hanging="360"/>
      </w:pPr>
      <w:rPr>
        <w:rFonts w:hint="default" w:ascii="Wingdings" w:hAnsi="Wingdings"/>
      </w:rPr>
    </w:lvl>
  </w:abstractNum>
  <w:abstractNum w:abstractNumId="20" w15:restartNumberingAfterBreak="0">
    <w:nsid w:val="34412EEA"/>
    <w:multiLevelType w:val="hybridMultilevel"/>
    <w:tmpl w:val="76E00438"/>
    <w:lvl w:ilvl="0" w:tplc="209EB654">
      <w:start w:val="1"/>
      <w:numFmt w:val="bullet"/>
      <w:lvlText w:val=""/>
      <w:lvlJc w:val="left"/>
      <w:pPr>
        <w:ind w:left="720" w:hanging="360"/>
      </w:pPr>
      <w:rPr>
        <w:rFonts w:hint="default" w:ascii="Symbol" w:hAnsi="Symbol"/>
      </w:rPr>
    </w:lvl>
    <w:lvl w:ilvl="1" w:tplc="234A34E2">
      <w:start w:val="1"/>
      <w:numFmt w:val="bullet"/>
      <w:lvlText w:val="o"/>
      <w:lvlJc w:val="left"/>
      <w:pPr>
        <w:ind w:left="1440" w:hanging="360"/>
      </w:pPr>
      <w:rPr>
        <w:rFonts w:hint="default" w:ascii="Courier New" w:hAnsi="Courier New"/>
      </w:rPr>
    </w:lvl>
    <w:lvl w:ilvl="2" w:tplc="3CB2D0B2">
      <w:start w:val="1"/>
      <w:numFmt w:val="bullet"/>
      <w:lvlText w:val=""/>
      <w:lvlJc w:val="left"/>
      <w:pPr>
        <w:ind w:left="2160" w:hanging="360"/>
      </w:pPr>
      <w:rPr>
        <w:rFonts w:hint="default" w:ascii="Wingdings" w:hAnsi="Wingdings"/>
      </w:rPr>
    </w:lvl>
    <w:lvl w:ilvl="3" w:tplc="E990C152">
      <w:start w:val="1"/>
      <w:numFmt w:val="bullet"/>
      <w:lvlText w:val=""/>
      <w:lvlJc w:val="left"/>
      <w:pPr>
        <w:ind w:left="2880" w:hanging="360"/>
      </w:pPr>
      <w:rPr>
        <w:rFonts w:hint="default" w:ascii="Symbol" w:hAnsi="Symbol"/>
      </w:rPr>
    </w:lvl>
    <w:lvl w:ilvl="4" w:tplc="12B046A0">
      <w:start w:val="1"/>
      <w:numFmt w:val="bullet"/>
      <w:lvlText w:val="o"/>
      <w:lvlJc w:val="left"/>
      <w:pPr>
        <w:ind w:left="3600" w:hanging="360"/>
      </w:pPr>
      <w:rPr>
        <w:rFonts w:hint="default" w:ascii="Courier New" w:hAnsi="Courier New"/>
      </w:rPr>
    </w:lvl>
    <w:lvl w:ilvl="5" w:tplc="F9501B14">
      <w:start w:val="1"/>
      <w:numFmt w:val="bullet"/>
      <w:lvlText w:val=""/>
      <w:lvlJc w:val="left"/>
      <w:pPr>
        <w:ind w:left="4320" w:hanging="360"/>
      </w:pPr>
      <w:rPr>
        <w:rFonts w:hint="default" w:ascii="Wingdings" w:hAnsi="Wingdings"/>
      </w:rPr>
    </w:lvl>
    <w:lvl w:ilvl="6" w:tplc="22EE6B4A">
      <w:start w:val="1"/>
      <w:numFmt w:val="bullet"/>
      <w:lvlText w:val=""/>
      <w:lvlJc w:val="left"/>
      <w:pPr>
        <w:ind w:left="5040" w:hanging="360"/>
      </w:pPr>
      <w:rPr>
        <w:rFonts w:hint="default" w:ascii="Symbol" w:hAnsi="Symbol"/>
      </w:rPr>
    </w:lvl>
    <w:lvl w:ilvl="7" w:tplc="72CA3AD0">
      <w:start w:val="1"/>
      <w:numFmt w:val="bullet"/>
      <w:lvlText w:val="o"/>
      <w:lvlJc w:val="left"/>
      <w:pPr>
        <w:ind w:left="5760" w:hanging="360"/>
      </w:pPr>
      <w:rPr>
        <w:rFonts w:hint="default" w:ascii="Courier New" w:hAnsi="Courier New"/>
      </w:rPr>
    </w:lvl>
    <w:lvl w:ilvl="8" w:tplc="86ACE34E">
      <w:start w:val="1"/>
      <w:numFmt w:val="bullet"/>
      <w:lvlText w:val=""/>
      <w:lvlJc w:val="left"/>
      <w:pPr>
        <w:ind w:left="6480" w:hanging="360"/>
      </w:pPr>
      <w:rPr>
        <w:rFonts w:hint="default" w:ascii="Wingdings" w:hAnsi="Wingdings"/>
      </w:rPr>
    </w:lvl>
  </w:abstractNum>
  <w:abstractNum w:abstractNumId="21" w15:restartNumberingAfterBreak="0">
    <w:nsid w:val="34DA72D0"/>
    <w:multiLevelType w:val="hybridMultilevel"/>
    <w:tmpl w:val="7CB6CEC4"/>
    <w:lvl w:ilvl="0" w:tplc="93083D7E">
      <w:start w:val="1"/>
      <w:numFmt w:val="bullet"/>
      <w:lvlText w:val=""/>
      <w:lvlJc w:val="left"/>
      <w:pPr>
        <w:ind w:left="720" w:hanging="360"/>
      </w:pPr>
      <w:rPr>
        <w:rFonts w:hint="default" w:ascii="Symbol" w:hAnsi="Symbol"/>
      </w:rPr>
    </w:lvl>
    <w:lvl w:ilvl="1" w:tplc="6D0243D8">
      <w:start w:val="1"/>
      <w:numFmt w:val="bullet"/>
      <w:lvlText w:val="o"/>
      <w:lvlJc w:val="left"/>
      <w:pPr>
        <w:ind w:left="1440" w:hanging="360"/>
      </w:pPr>
      <w:rPr>
        <w:rFonts w:hint="default" w:ascii="Courier New" w:hAnsi="Courier New"/>
      </w:rPr>
    </w:lvl>
    <w:lvl w:ilvl="2" w:tplc="46DE2322">
      <w:start w:val="1"/>
      <w:numFmt w:val="bullet"/>
      <w:lvlText w:val=""/>
      <w:lvlJc w:val="left"/>
      <w:pPr>
        <w:ind w:left="2160" w:hanging="360"/>
      </w:pPr>
      <w:rPr>
        <w:rFonts w:hint="default" w:ascii="Wingdings" w:hAnsi="Wingdings"/>
      </w:rPr>
    </w:lvl>
    <w:lvl w:ilvl="3" w:tplc="3AA2B96A">
      <w:start w:val="1"/>
      <w:numFmt w:val="bullet"/>
      <w:lvlText w:val=""/>
      <w:lvlJc w:val="left"/>
      <w:pPr>
        <w:ind w:left="2880" w:hanging="360"/>
      </w:pPr>
      <w:rPr>
        <w:rFonts w:hint="default" w:ascii="Symbol" w:hAnsi="Symbol"/>
      </w:rPr>
    </w:lvl>
    <w:lvl w:ilvl="4" w:tplc="95242CE2">
      <w:start w:val="1"/>
      <w:numFmt w:val="bullet"/>
      <w:lvlText w:val="o"/>
      <w:lvlJc w:val="left"/>
      <w:pPr>
        <w:ind w:left="3600" w:hanging="360"/>
      </w:pPr>
      <w:rPr>
        <w:rFonts w:hint="default" w:ascii="Courier New" w:hAnsi="Courier New"/>
      </w:rPr>
    </w:lvl>
    <w:lvl w:ilvl="5" w:tplc="48EC1268">
      <w:start w:val="1"/>
      <w:numFmt w:val="bullet"/>
      <w:lvlText w:val=""/>
      <w:lvlJc w:val="left"/>
      <w:pPr>
        <w:ind w:left="4320" w:hanging="360"/>
      </w:pPr>
      <w:rPr>
        <w:rFonts w:hint="default" w:ascii="Wingdings" w:hAnsi="Wingdings"/>
      </w:rPr>
    </w:lvl>
    <w:lvl w:ilvl="6" w:tplc="812E2882">
      <w:start w:val="1"/>
      <w:numFmt w:val="bullet"/>
      <w:lvlText w:val=""/>
      <w:lvlJc w:val="left"/>
      <w:pPr>
        <w:ind w:left="5040" w:hanging="360"/>
      </w:pPr>
      <w:rPr>
        <w:rFonts w:hint="default" w:ascii="Symbol" w:hAnsi="Symbol"/>
      </w:rPr>
    </w:lvl>
    <w:lvl w:ilvl="7" w:tplc="5A087AC6">
      <w:start w:val="1"/>
      <w:numFmt w:val="bullet"/>
      <w:lvlText w:val="o"/>
      <w:lvlJc w:val="left"/>
      <w:pPr>
        <w:ind w:left="5760" w:hanging="360"/>
      </w:pPr>
      <w:rPr>
        <w:rFonts w:hint="default" w:ascii="Courier New" w:hAnsi="Courier New"/>
      </w:rPr>
    </w:lvl>
    <w:lvl w:ilvl="8" w:tplc="5F8A97D4">
      <w:start w:val="1"/>
      <w:numFmt w:val="bullet"/>
      <w:lvlText w:val=""/>
      <w:lvlJc w:val="left"/>
      <w:pPr>
        <w:ind w:left="6480" w:hanging="360"/>
      </w:pPr>
      <w:rPr>
        <w:rFonts w:hint="default" w:ascii="Wingdings" w:hAnsi="Wingdings"/>
      </w:rPr>
    </w:lvl>
  </w:abstractNum>
  <w:abstractNum w:abstractNumId="22" w15:restartNumberingAfterBreak="0">
    <w:nsid w:val="41BE16BA"/>
    <w:multiLevelType w:val="hybridMultilevel"/>
    <w:tmpl w:val="FFFFFFFF"/>
    <w:lvl w:ilvl="0" w:tplc="4CEC711C">
      <w:start w:val="1"/>
      <w:numFmt w:val="bullet"/>
      <w:lvlText w:val=""/>
      <w:lvlJc w:val="left"/>
      <w:pPr>
        <w:ind w:left="720" w:hanging="360"/>
      </w:pPr>
      <w:rPr>
        <w:rFonts w:hint="default" w:ascii="Symbol" w:hAnsi="Symbol"/>
      </w:rPr>
    </w:lvl>
    <w:lvl w:ilvl="1" w:tplc="B88A1EB8">
      <w:start w:val="1"/>
      <w:numFmt w:val="bullet"/>
      <w:lvlText w:val="o"/>
      <w:lvlJc w:val="left"/>
      <w:pPr>
        <w:ind w:left="1440" w:hanging="360"/>
      </w:pPr>
      <w:rPr>
        <w:rFonts w:hint="default" w:ascii="Courier New" w:hAnsi="Courier New"/>
      </w:rPr>
    </w:lvl>
    <w:lvl w:ilvl="2" w:tplc="DB421030">
      <w:start w:val="1"/>
      <w:numFmt w:val="bullet"/>
      <w:lvlText w:val=""/>
      <w:lvlJc w:val="left"/>
      <w:pPr>
        <w:ind w:left="2160" w:hanging="360"/>
      </w:pPr>
      <w:rPr>
        <w:rFonts w:hint="default" w:ascii="Wingdings" w:hAnsi="Wingdings"/>
      </w:rPr>
    </w:lvl>
    <w:lvl w:ilvl="3" w:tplc="46B8809A">
      <w:start w:val="1"/>
      <w:numFmt w:val="bullet"/>
      <w:lvlText w:val=""/>
      <w:lvlJc w:val="left"/>
      <w:pPr>
        <w:ind w:left="2880" w:hanging="360"/>
      </w:pPr>
      <w:rPr>
        <w:rFonts w:hint="default" w:ascii="Symbol" w:hAnsi="Symbol"/>
      </w:rPr>
    </w:lvl>
    <w:lvl w:ilvl="4" w:tplc="0B0648B8">
      <w:start w:val="1"/>
      <w:numFmt w:val="bullet"/>
      <w:lvlText w:val="o"/>
      <w:lvlJc w:val="left"/>
      <w:pPr>
        <w:ind w:left="3600" w:hanging="360"/>
      </w:pPr>
      <w:rPr>
        <w:rFonts w:hint="default" w:ascii="Courier New" w:hAnsi="Courier New"/>
      </w:rPr>
    </w:lvl>
    <w:lvl w:ilvl="5" w:tplc="2988BBE2">
      <w:start w:val="1"/>
      <w:numFmt w:val="bullet"/>
      <w:lvlText w:val=""/>
      <w:lvlJc w:val="left"/>
      <w:pPr>
        <w:ind w:left="4320" w:hanging="360"/>
      </w:pPr>
      <w:rPr>
        <w:rFonts w:hint="default" w:ascii="Wingdings" w:hAnsi="Wingdings"/>
      </w:rPr>
    </w:lvl>
    <w:lvl w:ilvl="6" w:tplc="40D0CDFE">
      <w:start w:val="1"/>
      <w:numFmt w:val="bullet"/>
      <w:lvlText w:val=""/>
      <w:lvlJc w:val="left"/>
      <w:pPr>
        <w:ind w:left="5040" w:hanging="360"/>
      </w:pPr>
      <w:rPr>
        <w:rFonts w:hint="default" w:ascii="Symbol" w:hAnsi="Symbol"/>
      </w:rPr>
    </w:lvl>
    <w:lvl w:ilvl="7" w:tplc="18DE66B4">
      <w:start w:val="1"/>
      <w:numFmt w:val="bullet"/>
      <w:lvlText w:val="o"/>
      <w:lvlJc w:val="left"/>
      <w:pPr>
        <w:ind w:left="5760" w:hanging="360"/>
      </w:pPr>
      <w:rPr>
        <w:rFonts w:hint="default" w:ascii="Courier New" w:hAnsi="Courier New"/>
      </w:rPr>
    </w:lvl>
    <w:lvl w:ilvl="8" w:tplc="70B8AFEA">
      <w:start w:val="1"/>
      <w:numFmt w:val="bullet"/>
      <w:lvlText w:val=""/>
      <w:lvlJc w:val="left"/>
      <w:pPr>
        <w:ind w:left="6480" w:hanging="360"/>
      </w:pPr>
      <w:rPr>
        <w:rFonts w:hint="default" w:ascii="Wingdings" w:hAnsi="Wingdings"/>
      </w:rPr>
    </w:lvl>
  </w:abstractNum>
  <w:abstractNum w:abstractNumId="23" w15:restartNumberingAfterBreak="0">
    <w:nsid w:val="492F232D"/>
    <w:multiLevelType w:val="hybridMultilevel"/>
    <w:tmpl w:val="2DA2295A"/>
    <w:lvl w:ilvl="0" w:tplc="BDD6484C">
      <w:start w:val="1"/>
      <w:numFmt w:val="bullet"/>
      <w:lvlText w:val=""/>
      <w:lvlJc w:val="left"/>
      <w:pPr>
        <w:ind w:left="720" w:hanging="360"/>
      </w:pPr>
      <w:rPr>
        <w:rFonts w:hint="default" w:ascii="Symbol" w:hAnsi="Symbol"/>
      </w:rPr>
    </w:lvl>
    <w:lvl w:ilvl="1" w:tplc="EFA898EA">
      <w:start w:val="1"/>
      <w:numFmt w:val="bullet"/>
      <w:lvlText w:val="o"/>
      <w:lvlJc w:val="left"/>
      <w:pPr>
        <w:ind w:left="1440" w:hanging="360"/>
      </w:pPr>
      <w:rPr>
        <w:rFonts w:hint="default" w:ascii="Courier New" w:hAnsi="Courier New"/>
      </w:rPr>
    </w:lvl>
    <w:lvl w:ilvl="2" w:tplc="C7000834">
      <w:start w:val="1"/>
      <w:numFmt w:val="bullet"/>
      <w:lvlText w:val=""/>
      <w:lvlJc w:val="left"/>
      <w:pPr>
        <w:ind w:left="2160" w:hanging="360"/>
      </w:pPr>
      <w:rPr>
        <w:rFonts w:hint="default" w:ascii="Wingdings" w:hAnsi="Wingdings"/>
      </w:rPr>
    </w:lvl>
    <w:lvl w:ilvl="3" w:tplc="1FD2471C">
      <w:start w:val="1"/>
      <w:numFmt w:val="bullet"/>
      <w:lvlText w:val=""/>
      <w:lvlJc w:val="left"/>
      <w:pPr>
        <w:ind w:left="2880" w:hanging="360"/>
      </w:pPr>
      <w:rPr>
        <w:rFonts w:hint="default" w:ascii="Symbol" w:hAnsi="Symbol"/>
      </w:rPr>
    </w:lvl>
    <w:lvl w:ilvl="4" w:tplc="8B72217E">
      <w:start w:val="1"/>
      <w:numFmt w:val="bullet"/>
      <w:lvlText w:val="o"/>
      <w:lvlJc w:val="left"/>
      <w:pPr>
        <w:ind w:left="3600" w:hanging="360"/>
      </w:pPr>
      <w:rPr>
        <w:rFonts w:hint="default" w:ascii="Courier New" w:hAnsi="Courier New"/>
      </w:rPr>
    </w:lvl>
    <w:lvl w:ilvl="5" w:tplc="2DAA296A">
      <w:start w:val="1"/>
      <w:numFmt w:val="bullet"/>
      <w:lvlText w:val=""/>
      <w:lvlJc w:val="left"/>
      <w:pPr>
        <w:ind w:left="4320" w:hanging="360"/>
      </w:pPr>
      <w:rPr>
        <w:rFonts w:hint="default" w:ascii="Wingdings" w:hAnsi="Wingdings"/>
      </w:rPr>
    </w:lvl>
    <w:lvl w:ilvl="6" w:tplc="146CCFDA">
      <w:start w:val="1"/>
      <w:numFmt w:val="bullet"/>
      <w:lvlText w:val=""/>
      <w:lvlJc w:val="left"/>
      <w:pPr>
        <w:ind w:left="5040" w:hanging="360"/>
      </w:pPr>
      <w:rPr>
        <w:rFonts w:hint="default" w:ascii="Symbol" w:hAnsi="Symbol"/>
      </w:rPr>
    </w:lvl>
    <w:lvl w:ilvl="7" w:tplc="8E469CEA">
      <w:start w:val="1"/>
      <w:numFmt w:val="bullet"/>
      <w:lvlText w:val="o"/>
      <w:lvlJc w:val="left"/>
      <w:pPr>
        <w:ind w:left="5760" w:hanging="360"/>
      </w:pPr>
      <w:rPr>
        <w:rFonts w:hint="default" w:ascii="Courier New" w:hAnsi="Courier New"/>
      </w:rPr>
    </w:lvl>
    <w:lvl w:ilvl="8" w:tplc="54B4FFC6">
      <w:start w:val="1"/>
      <w:numFmt w:val="bullet"/>
      <w:lvlText w:val=""/>
      <w:lvlJc w:val="left"/>
      <w:pPr>
        <w:ind w:left="6480" w:hanging="360"/>
      </w:pPr>
      <w:rPr>
        <w:rFonts w:hint="default" w:ascii="Wingdings" w:hAnsi="Wingdings"/>
      </w:rPr>
    </w:lvl>
  </w:abstractNum>
  <w:abstractNum w:abstractNumId="24" w15:restartNumberingAfterBreak="0">
    <w:nsid w:val="4D3A6379"/>
    <w:multiLevelType w:val="multilevel"/>
    <w:tmpl w:val="B2366462"/>
    <w:lvl w:ilvl="0">
      <w:start w:val="1"/>
      <w:numFmt w:val="bullet"/>
      <w:lvlText w:val=""/>
      <w:lvlJc w:val="left"/>
      <w:pPr>
        <w:ind w:left="720" w:hanging="360"/>
      </w:pPr>
      <w:rPr>
        <w:rFonts w:hint="default" w:ascii="Symbol" w:hAnsi="Symbol"/>
      </w:r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25" w15:restartNumberingAfterBreak="0">
    <w:nsid w:val="4EAC258E"/>
    <w:multiLevelType w:val="hybridMultilevel"/>
    <w:tmpl w:val="7C60EFA4"/>
    <w:lvl w:ilvl="0" w:tplc="DCA65218">
      <w:start w:val="1"/>
      <w:numFmt w:val="bullet"/>
      <w:lvlText w:val=""/>
      <w:lvlJc w:val="left"/>
      <w:pPr>
        <w:ind w:left="720" w:hanging="360"/>
      </w:pPr>
      <w:rPr>
        <w:rFonts w:hint="default" w:ascii="Symbol" w:hAnsi="Symbol"/>
      </w:rPr>
    </w:lvl>
    <w:lvl w:ilvl="1" w:tplc="DDBC0470">
      <w:start w:val="1"/>
      <w:numFmt w:val="bullet"/>
      <w:lvlText w:val="o"/>
      <w:lvlJc w:val="left"/>
      <w:pPr>
        <w:ind w:left="1440" w:hanging="360"/>
      </w:pPr>
      <w:rPr>
        <w:rFonts w:hint="default" w:ascii="Courier New" w:hAnsi="Courier New"/>
      </w:rPr>
    </w:lvl>
    <w:lvl w:ilvl="2" w:tplc="8E085B8E">
      <w:start w:val="1"/>
      <w:numFmt w:val="bullet"/>
      <w:lvlText w:val=""/>
      <w:lvlJc w:val="left"/>
      <w:pPr>
        <w:ind w:left="2160" w:hanging="360"/>
      </w:pPr>
      <w:rPr>
        <w:rFonts w:hint="default" w:ascii="Wingdings" w:hAnsi="Wingdings"/>
      </w:rPr>
    </w:lvl>
    <w:lvl w:ilvl="3" w:tplc="B1EAD54A">
      <w:start w:val="1"/>
      <w:numFmt w:val="bullet"/>
      <w:lvlText w:val=""/>
      <w:lvlJc w:val="left"/>
      <w:pPr>
        <w:ind w:left="2880" w:hanging="360"/>
      </w:pPr>
      <w:rPr>
        <w:rFonts w:hint="default" w:ascii="Symbol" w:hAnsi="Symbol"/>
      </w:rPr>
    </w:lvl>
    <w:lvl w:ilvl="4" w:tplc="2CDC65D8">
      <w:start w:val="1"/>
      <w:numFmt w:val="bullet"/>
      <w:lvlText w:val="o"/>
      <w:lvlJc w:val="left"/>
      <w:pPr>
        <w:ind w:left="3600" w:hanging="360"/>
      </w:pPr>
      <w:rPr>
        <w:rFonts w:hint="default" w:ascii="Courier New" w:hAnsi="Courier New"/>
      </w:rPr>
    </w:lvl>
    <w:lvl w:ilvl="5" w:tplc="7D6E740E">
      <w:start w:val="1"/>
      <w:numFmt w:val="bullet"/>
      <w:lvlText w:val=""/>
      <w:lvlJc w:val="left"/>
      <w:pPr>
        <w:ind w:left="4320" w:hanging="360"/>
      </w:pPr>
      <w:rPr>
        <w:rFonts w:hint="default" w:ascii="Wingdings" w:hAnsi="Wingdings"/>
      </w:rPr>
    </w:lvl>
    <w:lvl w:ilvl="6" w:tplc="C90EBD2C">
      <w:start w:val="1"/>
      <w:numFmt w:val="bullet"/>
      <w:lvlText w:val=""/>
      <w:lvlJc w:val="left"/>
      <w:pPr>
        <w:ind w:left="5040" w:hanging="360"/>
      </w:pPr>
      <w:rPr>
        <w:rFonts w:hint="default" w:ascii="Symbol" w:hAnsi="Symbol"/>
      </w:rPr>
    </w:lvl>
    <w:lvl w:ilvl="7" w:tplc="C0DA035E">
      <w:start w:val="1"/>
      <w:numFmt w:val="bullet"/>
      <w:lvlText w:val="o"/>
      <w:lvlJc w:val="left"/>
      <w:pPr>
        <w:ind w:left="5760" w:hanging="360"/>
      </w:pPr>
      <w:rPr>
        <w:rFonts w:hint="default" w:ascii="Courier New" w:hAnsi="Courier New"/>
      </w:rPr>
    </w:lvl>
    <w:lvl w:ilvl="8" w:tplc="8488FA5A">
      <w:start w:val="1"/>
      <w:numFmt w:val="bullet"/>
      <w:lvlText w:val=""/>
      <w:lvlJc w:val="left"/>
      <w:pPr>
        <w:ind w:left="6480" w:hanging="360"/>
      </w:pPr>
      <w:rPr>
        <w:rFonts w:hint="default" w:ascii="Wingdings" w:hAnsi="Wingdings"/>
      </w:rPr>
    </w:lvl>
  </w:abstractNum>
  <w:abstractNum w:abstractNumId="26" w15:restartNumberingAfterBreak="0">
    <w:nsid w:val="4FF27322"/>
    <w:multiLevelType w:val="hybridMultilevel"/>
    <w:tmpl w:val="53C40800"/>
    <w:lvl w:ilvl="0" w:tplc="039E0FA6">
      <w:start w:val="1"/>
      <w:numFmt w:val="bullet"/>
      <w:lvlText w:val=""/>
      <w:lvlJc w:val="left"/>
      <w:pPr>
        <w:ind w:left="720" w:hanging="360"/>
      </w:pPr>
      <w:rPr>
        <w:rFonts w:hint="default" w:ascii="Symbol" w:hAnsi="Symbol"/>
      </w:rPr>
    </w:lvl>
    <w:lvl w:ilvl="1" w:tplc="B22AABFA">
      <w:start w:val="1"/>
      <w:numFmt w:val="bullet"/>
      <w:lvlText w:val="o"/>
      <w:lvlJc w:val="left"/>
      <w:pPr>
        <w:ind w:left="1440" w:hanging="360"/>
      </w:pPr>
      <w:rPr>
        <w:rFonts w:hint="default" w:ascii="Courier New" w:hAnsi="Courier New"/>
      </w:rPr>
    </w:lvl>
    <w:lvl w:ilvl="2" w:tplc="256E60BC">
      <w:start w:val="1"/>
      <w:numFmt w:val="bullet"/>
      <w:lvlText w:val=""/>
      <w:lvlJc w:val="left"/>
      <w:pPr>
        <w:ind w:left="2160" w:hanging="360"/>
      </w:pPr>
      <w:rPr>
        <w:rFonts w:hint="default" w:ascii="Wingdings" w:hAnsi="Wingdings"/>
      </w:rPr>
    </w:lvl>
    <w:lvl w:ilvl="3" w:tplc="7BB686A0">
      <w:start w:val="1"/>
      <w:numFmt w:val="bullet"/>
      <w:lvlText w:val=""/>
      <w:lvlJc w:val="left"/>
      <w:pPr>
        <w:ind w:left="2880" w:hanging="360"/>
      </w:pPr>
      <w:rPr>
        <w:rFonts w:hint="default" w:ascii="Symbol" w:hAnsi="Symbol"/>
      </w:rPr>
    </w:lvl>
    <w:lvl w:ilvl="4" w:tplc="10784B86">
      <w:start w:val="1"/>
      <w:numFmt w:val="bullet"/>
      <w:lvlText w:val="o"/>
      <w:lvlJc w:val="left"/>
      <w:pPr>
        <w:ind w:left="3600" w:hanging="360"/>
      </w:pPr>
      <w:rPr>
        <w:rFonts w:hint="default" w:ascii="Courier New" w:hAnsi="Courier New"/>
      </w:rPr>
    </w:lvl>
    <w:lvl w:ilvl="5" w:tplc="C9287F2A">
      <w:start w:val="1"/>
      <w:numFmt w:val="bullet"/>
      <w:lvlText w:val=""/>
      <w:lvlJc w:val="left"/>
      <w:pPr>
        <w:ind w:left="4320" w:hanging="360"/>
      </w:pPr>
      <w:rPr>
        <w:rFonts w:hint="default" w:ascii="Wingdings" w:hAnsi="Wingdings"/>
      </w:rPr>
    </w:lvl>
    <w:lvl w:ilvl="6" w:tplc="062623B2">
      <w:start w:val="1"/>
      <w:numFmt w:val="bullet"/>
      <w:lvlText w:val=""/>
      <w:lvlJc w:val="left"/>
      <w:pPr>
        <w:ind w:left="5040" w:hanging="360"/>
      </w:pPr>
      <w:rPr>
        <w:rFonts w:hint="default" w:ascii="Symbol" w:hAnsi="Symbol"/>
      </w:rPr>
    </w:lvl>
    <w:lvl w:ilvl="7" w:tplc="AE6ACC8A">
      <w:start w:val="1"/>
      <w:numFmt w:val="bullet"/>
      <w:lvlText w:val="o"/>
      <w:lvlJc w:val="left"/>
      <w:pPr>
        <w:ind w:left="5760" w:hanging="360"/>
      </w:pPr>
      <w:rPr>
        <w:rFonts w:hint="default" w:ascii="Courier New" w:hAnsi="Courier New"/>
      </w:rPr>
    </w:lvl>
    <w:lvl w:ilvl="8" w:tplc="51E06AC6">
      <w:start w:val="1"/>
      <w:numFmt w:val="bullet"/>
      <w:lvlText w:val=""/>
      <w:lvlJc w:val="left"/>
      <w:pPr>
        <w:ind w:left="6480" w:hanging="360"/>
      </w:pPr>
      <w:rPr>
        <w:rFonts w:hint="default" w:ascii="Wingdings" w:hAnsi="Wingdings"/>
      </w:rPr>
    </w:lvl>
  </w:abstractNum>
  <w:abstractNum w:abstractNumId="27" w15:restartNumberingAfterBreak="0">
    <w:nsid w:val="50D44E14"/>
    <w:multiLevelType w:val="multilevel"/>
    <w:tmpl w:val="FFFFFFFF"/>
    <w:lvl w:ilvl="0">
      <w:start w:val="1"/>
      <w:numFmt w:val="decimal"/>
      <w:lvlText w:val="%1."/>
      <w:lvlJc w:val="left"/>
      <w:pPr>
        <w:ind w:left="1800" w:hanging="360"/>
      </w:pPr>
    </w:lvl>
    <w:lvl w:ilvl="1">
      <w:start w:val="1"/>
      <w:numFmt w:val="decimal"/>
      <w:lvlText w:val="%1.%2."/>
      <w:lvlJc w:val="left"/>
      <w:pPr>
        <w:ind w:left="2520" w:hanging="360"/>
      </w:pPr>
    </w:lvl>
    <w:lvl w:ilvl="2">
      <w:start w:val="1"/>
      <w:numFmt w:val="decimal"/>
      <w:lvlText w:val="%1.%2.%3."/>
      <w:lvlJc w:val="left"/>
      <w:pPr>
        <w:ind w:left="3240" w:hanging="180"/>
      </w:pPr>
    </w:lvl>
    <w:lvl w:ilvl="3">
      <w:start w:val="1"/>
      <w:numFmt w:val="decimal"/>
      <w:lvlText w:val="%1.%2.%3.%4."/>
      <w:lvlJc w:val="left"/>
      <w:pPr>
        <w:ind w:left="3960" w:hanging="360"/>
      </w:pPr>
    </w:lvl>
    <w:lvl w:ilvl="4">
      <w:start w:val="1"/>
      <w:numFmt w:val="decimal"/>
      <w:lvlText w:val="%1.%2.%3.%4.%5."/>
      <w:lvlJc w:val="left"/>
      <w:pPr>
        <w:ind w:left="4680" w:hanging="360"/>
      </w:pPr>
    </w:lvl>
    <w:lvl w:ilvl="5">
      <w:start w:val="1"/>
      <w:numFmt w:val="decimal"/>
      <w:lvlText w:val="%1.%2.%3.%4.%5.%6."/>
      <w:lvlJc w:val="left"/>
      <w:pPr>
        <w:ind w:left="5400" w:hanging="180"/>
      </w:pPr>
    </w:lvl>
    <w:lvl w:ilvl="6">
      <w:start w:val="1"/>
      <w:numFmt w:val="decimal"/>
      <w:lvlText w:val="%1.%2.%3.%4.%5.%6.%7."/>
      <w:lvlJc w:val="left"/>
      <w:pPr>
        <w:ind w:left="6120" w:hanging="360"/>
      </w:pPr>
    </w:lvl>
    <w:lvl w:ilvl="7">
      <w:start w:val="1"/>
      <w:numFmt w:val="decimal"/>
      <w:lvlText w:val="%1.%2.%3.%4.%5.%6.%7.%8."/>
      <w:lvlJc w:val="left"/>
      <w:pPr>
        <w:ind w:left="6840" w:hanging="360"/>
      </w:pPr>
    </w:lvl>
    <w:lvl w:ilvl="8">
      <w:start w:val="1"/>
      <w:numFmt w:val="decimal"/>
      <w:lvlText w:val="%1.%2.%3.%4.%5.%6.%7.%8.%9."/>
      <w:lvlJc w:val="left"/>
      <w:pPr>
        <w:ind w:left="7560" w:hanging="180"/>
      </w:pPr>
    </w:lvl>
  </w:abstractNum>
  <w:abstractNum w:abstractNumId="28" w15:restartNumberingAfterBreak="0">
    <w:nsid w:val="54606889"/>
    <w:multiLevelType w:val="hybridMultilevel"/>
    <w:tmpl w:val="3ED25AC8"/>
    <w:lvl w:ilvl="0" w:tplc="F58455B4">
      <w:start w:val="1"/>
      <w:numFmt w:val="bullet"/>
      <w:lvlText w:val=""/>
      <w:lvlJc w:val="left"/>
      <w:pPr>
        <w:ind w:left="720" w:hanging="360"/>
      </w:pPr>
      <w:rPr>
        <w:rFonts w:hint="default" w:ascii="Symbol" w:hAnsi="Symbol"/>
      </w:rPr>
    </w:lvl>
    <w:lvl w:ilvl="1" w:tplc="2A5A214A">
      <w:start w:val="1"/>
      <w:numFmt w:val="bullet"/>
      <w:lvlText w:val="o"/>
      <w:lvlJc w:val="left"/>
      <w:pPr>
        <w:ind w:left="1440" w:hanging="360"/>
      </w:pPr>
      <w:rPr>
        <w:rFonts w:hint="default" w:ascii="Courier New" w:hAnsi="Courier New"/>
      </w:rPr>
    </w:lvl>
    <w:lvl w:ilvl="2" w:tplc="88B073B6">
      <w:start w:val="1"/>
      <w:numFmt w:val="bullet"/>
      <w:lvlText w:val=""/>
      <w:lvlJc w:val="left"/>
      <w:pPr>
        <w:ind w:left="2160" w:hanging="360"/>
      </w:pPr>
      <w:rPr>
        <w:rFonts w:hint="default" w:ascii="Wingdings" w:hAnsi="Wingdings"/>
      </w:rPr>
    </w:lvl>
    <w:lvl w:ilvl="3" w:tplc="99B2DF68">
      <w:start w:val="1"/>
      <w:numFmt w:val="bullet"/>
      <w:lvlText w:val=""/>
      <w:lvlJc w:val="left"/>
      <w:pPr>
        <w:ind w:left="2880" w:hanging="360"/>
      </w:pPr>
      <w:rPr>
        <w:rFonts w:hint="default" w:ascii="Symbol" w:hAnsi="Symbol"/>
      </w:rPr>
    </w:lvl>
    <w:lvl w:ilvl="4" w:tplc="1AC6656E">
      <w:start w:val="1"/>
      <w:numFmt w:val="bullet"/>
      <w:lvlText w:val="o"/>
      <w:lvlJc w:val="left"/>
      <w:pPr>
        <w:ind w:left="3600" w:hanging="360"/>
      </w:pPr>
      <w:rPr>
        <w:rFonts w:hint="default" w:ascii="Courier New" w:hAnsi="Courier New"/>
      </w:rPr>
    </w:lvl>
    <w:lvl w:ilvl="5" w:tplc="81FE79B6">
      <w:start w:val="1"/>
      <w:numFmt w:val="bullet"/>
      <w:lvlText w:val=""/>
      <w:lvlJc w:val="left"/>
      <w:pPr>
        <w:ind w:left="4320" w:hanging="360"/>
      </w:pPr>
      <w:rPr>
        <w:rFonts w:hint="default" w:ascii="Wingdings" w:hAnsi="Wingdings"/>
      </w:rPr>
    </w:lvl>
    <w:lvl w:ilvl="6" w:tplc="C414DE52">
      <w:start w:val="1"/>
      <w:numFmt w:val="bullet"/>
      <w:lvlText w:val=""/>
      <w:lvlJc w:val="left"/>
      <w:pPr>
        <w:ind w:left="5040" w:hanging="360"/>
      </w:pPr>
      <w:rPr>
        <w:rFonts w:hint="default" w:ascii="Symbol" w:hAnsi="Symbol"/>
      </w:rPr>
    </w:lvl>
    <w:lvl w:ilvl="7" w:tplc="952A1258">
      <w:start w:val="1"/>
      <w:numFmt w:val="bullet"/>
      <w:lvlText w:val="o"/>
      <w:lvlJc w:val="left"/>
      <w:pPr>
        <w:ind w:left="5760" w:hanging="360"/>
      </w:pPr>
      <w:rPr>
        <w:rFonts w:hint="default" w:ascii="Courier New" w:hAnsi="Courier New"/>
      </w:rPr>
    </w:lvl>
    <w:lvl w:ilvl="8" w:tplc="32A8C2AE">
      <w:start w:val="1"/>
      <w:numFmt w:val="bullet"/>
      <w:lvlText w:val=""/>
      <w:lvlJc w:val="left"/>
      <w:pPr>
        <w:ind w:left="6480" w:hanging="360"/>
      </w:pPr>
      <w:rPr>
        <w:rFonts w:hint="default" w:ascii="Wingdings" w:hAnsi="Wingdings"/>
      </w:rPr>
    </w:lvl>
  </w:abstractNum>
  <w:abstractNum w:abstractNumId="29" w15:restartNumberingAfterBreak="0">
    <w:nsid w:val="564E1342"/>
    <w:multiLevelType w:val="hybridMultilevel"/>
    <w:tmpl w:val="1B5E3066"/>
    <w:lvl w:ilvl="0" w:tplc="A836CF98">
      <w:start w:val="1"/>
      <w:numFmt w:val="bullet"/>
      <w:lvlText w:val=""/>
      <w:lvlJc w:val="left"/>
      <w:pPr>
        <w:ind w:left="720" w:hanging="360"/>
      </w:pPr>
      <w:rPr>
        <w:rFonts w:hint="default" w:ascii="Symbol" w:hAnsi="Symbol"/>
      </w:rPr>
    </w:lvl>
    <w:lvl w:ilvl="1" w:tplc="8B1C4A82">
      <w:start w:val="1"/>
      <w:numFmt w:val="bullet"/>
      <w:lvlText w:val="o"/>
      <w:lvlJc w:val="left"/>
      <w:pPr>
        <w:ind w:left="1440" w:hanging="360"/>
      </w:pPr>
      <w:rPr>
        <w:rFonts w:hint="default" w:ascii="Courier New" w:hAnsi="Courier New"/>
      </w:rPr>
    </w:lvl>
    <w:lvl w:ilvl="2" w:tplc="B6EAC2AE">
      <w:start w:val="1"/>
      <w:numFmt w:val="bullet"/>
      <w:lvlText w:val=""/>
      <w:lvlJc w:val="left"/>
      <w:pPr>
        <w:ind w:left="2160" w:hanging="360"/>
      </w:pPr>
      <w:rPr>
        <w:rFonts w:hint="default" w:ascii="Wingdings" w:hAnsi="Wingdings"/>
      </w:rPr>
    </w:lvl>
    <w:lvl w:ilvl="3" w:tplc="213A3136">
      <w:start w:val="1"/>
      <w:numFmt w:val="bullet"/>
      <w:lvlText w:val=""/>
      <w:lvlJc w:val="left"/>
      <w:pPr>
        <w:ind w:left="2880" w:hanging="360"/>
      </w:pPr>
      <w:rPr>
        <w:rFonts w:hint="default" w:ascii="Symbol" w:hAnsi="Symbol"/>
      </w:rPr>
    </w:lvl>
    <w:lvl w:ilvl="4" w:tplc="6C6C0016">
      <w:start w:val="1"/>
      <w:numFmt w:val="bullet"/>
      <w:lvlText w:val="o"/>
      <w:lvlJc w:val="left"/>
      <w:pPr>
        <w:ind w:left="3600" w:hanging="360"/>
      </w:pPr>
      <w:rPr>
        <w:rFonts w:hint="default" w:ascii="Courier New" w:hAnsi="Courier New"/>
      </w:rPr>
    </w:lvl>
    <w:lvl w:ilvl="5" w:tplc="8D66F0B6">
      <w:start w:val="1"/>
      <w:numFmt w:val="bullet"/>
      <w:lvlText w:val=""/>
      <w:lvlJc w:val="left"/>
      <w:pPr>
        <w:ind w:left="4320" w:hanging="360"/>
      </w:pPr>
      <w:rPr>
        <w:rFonts w:hint="default" w:ascii="Wingdings" w:hAnsi="Wingdings"/>
      </w:rPr>
    </w:lvl>
    <w:lvl w:ilvl="6" w:tplc="2EAA7928">
      <w:start w:val="1"/>
      <w:numFmt w:val="bullet"/>
      <w:lvlText w:val=""/>
      <w:lvlJc w:val="left"/>
      <w:pPr>
        <w:ind w:left="5040" w:hanging="360"/>
      </w:pPr>
      <w:rPr>
        <w:rFonts w:hint="default" w:ascii="Symbol" w:hAnsi="Symbol"/>
      </w:rPr>
    </w:lvl>
    <w:lvl w:ilvl="7" w:tplc="7EC61A44">
      <w:start w:val="1"/>
      <w:numFmt w:val="bullet"/>
      <w:lvlText w:val="o"/>
      <w:lvlJc w:val="left"/>
      <w:pPr>
        <w:ind w:left="5760" w:hanging="360"/>
      </w:pPr>
      <w:rPr>
        <w:rFonts w:hint="default" w:ascii="Courier New" w:hAnsi="Courier New"/>
      </w:rPr>
    </w:lvl>
    <w:lvl w:ilvl="8" w:tplc="13F62304">
      <w:start w:val="1"/>
      <w:numFmt w:val="bullet"/>
      <w:lvlText w:val=""/>
      <w:lvlJc w:val="left"/>
      <w:pPr>
        <w:ind w:left="6480" w:hanging="360"/>
      </w:pPr>
      <w:rPr>
        <w:rFonts w:hint="default" w:ascii="Wingdings" w:hAnsi="Wingdings"/>
      </w:rPr>
    </w:lvl>
  </w:abstractNum>
  <w:abstractNum w:abstractNumId="30" w15:restartNumberingAfterBreak="0">
    <w:nsid w:val="5A417F44"/>
    <w:multiLevelType w:val="hybridMultilevel"/>
    <w:tmpl w:val="AE568B78"/>
    <w:lvl w:ilvl="0" w:tplc="16FC30EA">
      <w:start w:val="1"/>
      <w:numFmt w:val="decimal"/>
      <w:lvlText w:val="%1."/>
      <w:lvlJc w:val="left"/>
      <w:pPr>
        <w:ind w:left="720" w:hanging="360"/>
      </w:pPr>
    </w:lvl>
    <w:lvl w:ilvl="1" w:tplc="109E0454">
      <w:start w:val="1"/>
      <w:numFmt w:val="lowerLetter"/>
      <w:lvlText w:val="%2."/>
      <w:lvlJc w:val="left"/>
      <w:pPr>
        <w:ind w:left="1440" w:hanging="360"/>
      </w:pPr>
    </w:lvl>
    <w:lvl w:ilvl="2" w:tplc="75A4991E">
      <w:start w:val="1"/>
      <w:numFmt w:val="lowerRoman"/>
      <w:lvlText w:val="%3."/>
      <w:lvlJc w:val="right"/>
      <w:pPr>
        <w:ind w:left="2160" w:hanging="180"/>
      </w:pPr>
    </w:lvl>
    <w:lvl w:ilvl="3" w:tplc="8E84C754">
      <w:start w:val="1"/>
      <w:numFmt w:val="decimal"/>
      <w:lvlText w:val="%4."/>
      <w:lvlJc w:val="left"/>
      <w:pPr>
        <w:ind w:left="2880" w:hanging="360"/>
      </w:pPr>
    </w:lvl>
    <w:lvl w:ilvl="4" w:tplc="7602B998">
      <w:start w:val="1"/>
      <w:numFmt w:val="lowerLetter"/>
      <w:lvlText w:val="%5."/>
      <w:lvlJc w:val="left"/>
      <w:pPr>
        <w:ind w:left="3600" w:hanging="360"/>
      </w:pPr>
    </w:lvl>
    <w:lvl w:ilvl="5" w:tplc="B02C1626">
      <w:start w:val="1"/>
      <w:numFmt w:val="lowerRoman"/>
      <w:lvlText w:val="%6."/>
      <w:lvlJc w:val="right"/>
      <w:pPr>
        <w:ind w:left="4320" w:hanging="180"/>
      </w:pPr>
    </w:lvl>
    <w:lvl w:ilvl="6" w:tplc="25103E9E">
      <w:start w:val="1"/>
      <w:numFmt w:val="decimal"/>
      <w:lvlText w:val="%7."/>
      <w:lvlJc w:val="left"/>
      <w:pPr>
        <w:ind w:left="5040" w:hanging="360"/>
      </w:pPr>
    </w:lvl>
    <w:lvl w:ilvl="7" w:tplc="93943EA2">
      <w:start w:val="1"/>
      <w:numFmt w:val="lowerLetter"/>
      <w:lvlText w:val="%8."/>
      <w:lvlJc w:val="left"/>
      <w:pPr>
        <w:ind w:left="5760" w:hanging="360"/>
      </w:pPr>
    </w:lvl>
    <w:lvl w:ilvl="8" w:tplc="2CFC0858">
      <w:start w:val="1"/>
      <w:numFmt w:val="lowerRoman"/>
      <w:lvlText w:val="%9."/>
      <w:lvlJc w:val="right"/>
      <w:pPr>
        <w:ind w:left="6480" w:hanging="180"/>
      </w:pPr>
    </w:lvl>
  </w:abstractNum>
  <w:abstractNum w:abstractNumId="31" w15:restartNumberingAfterBreak="0">
    <w:nsid w:val="5BAA6293"/>
    <w:multiLevelType w:val="hybridMultilevel"/>
    <w:tmpl w:val="FFFFFFFF"/>
    <w:lvl w:ilvl="0" w:tplc="23607E78">
      <w:start w:val="1"/>
      <w:numFmt w:val="bullet"/>
      <w:lvlText w:val=""/>
      <w:lvlJc w:val="left"/>
      <w:pPr>
        <w:ind w:left="720" w:hanging="360"/>
      </w:pPr>
      <w:rPr>
        <w:rFonts w:hint="default" w:ascii="Symbol" w:hAnsi="Symbol"/>
      </w:rPr>
    </w:lvl>
    <w:lvl w:ilvl="1" w:tplc="43B4DD2A">
      <w:start w:val="1"/>
      <w:numFmt w:val="bullet"/>
      <w:lvlText w:val="o"/>
      <w:lvlJc w:val="left"/>
      <w:pPr>
        <w:ind w:left="1440" w:hanging="360"/>
      </w:pPr>
      <w:rPr>
        <w:rFonts w:hint="default" w:ascii="Courier New" w:hAnsi="Courier New"/>
      </w:rPr>
    </w:lvl>
    <w:lvl w:ilvl="2" w:tplc="26C6E706">
      <w:start w:val="1"/>
      <w:numFmt w:val="bullet"/>
      <w:lvlText w:val=""/>
      <w:lvlJc w:val="left"/>
      <w:pPr>
        <w:ind w:left="2160" w:hanging="360"/>
      </w:pPr>
      <w:rPr>
        <w:rFonts w:hint="default" w:ascii="Wingdings" w:hAnsi="Wingdings"/>
      </w:rPr>
    </w:lvl>
    <w:lvl w:ilvl="3" w:tplc="59F0A686">
      <w:start w:val="1"/>
      <w:numFmt w:val="bullet"/>
      <w:lvlText w:val=""/>
      <w:lvlJc w:val="left"/>
      <w:pPr>
        <w:ind w:left="2880" w:hanging="360"/>
      </w:pPr>
      <w:rPr>
        <w:rFonts w:hint="default" w:ascii="Symbol" w:hAnsi="Symbol"/>
      </w:rPr>
    </w:lvl>
    <w:lvl w:ilvl="4" w:tplc="03A2BD98">
      <w:start w:val="1"/>
      <w:numFmt w:val="bullet"/>
      <w:lvlText w:val="o"/>
      <w:lvlJc w:val="left"/>
      <w:pPr>
        <w:ind w:left="3600" w:hanging="360"/>
      </w:pPr>
      <w:rPr>
        <w:rFonts w:hint="default" w:ascii="Courier New" w:hAnsi="Courier New"/>
      </w:rPr>
    </w:lvl>
    <w:lvl w:ilvl="5" w:tplc="0EE4C038">
      <w:start w:val="1"/>
      <w:numFmt w:val="bullet"/>
      <w:lvlText w:val=""/>
      <w:lvlJc w:val="left"/>
      <w:pPr>
        <w:ind w:left="4320" w:hanging="360"/>
      </w:pPr>
      <w:rPr>
        <w:rFonts w:hint="default" w:ascii="Wingdings" w:hAnsi="Wingdings"/>
      </w:rPr>
    </w:lvl>
    <w:lvl w:ilvl="6" w:tplc="CC1CDA1A">
      <w:start w:val="1"/>
      <w:numFmt w:val="bullet"/>
      <w:lvlText w:val=""/>
      <w:lvlJc w:val="left"/>
      <w:pPr>
        <w:ind w:left="5040" w:hanging="360"/>
      </w:pPr>
      <w:rPr>
        <w:rFonts w:hint="default" w:ascii="Symbol" w:hAnsi="Symbol"/>
      </w:rPr>
    </w:lvl>
    <w:lvl w:ilvl="7" w:tplc="949A3C72">
      <w:start w:val="1"/>
      <w:numFmt w:val="bullet"/>
      <w:lvlText w:val="o"/>
      <w:lvlJc w:val="left"/>
      <w:pPr>
        <w:ind w:left="5760" w:hanging="360"/>
      </w:pPr>
      <w:rPr>
        <w:rFonts w:hint="default" w:ascii="Courier New" w:hAnsi="Courier New"/>
      </w:rPr>
    </w:lvl>
    <w:lvl w:ilvl="8" w:tplc="6F1E5156">
      <w:start w:val="1"/>
      <w:numFmt w:val="bullet"/>
      <w:lvlText w:val=""/>
      <w:lvlJc w:val="left"/>
      <w:pPr>
        <w:ind w:left="6480" w:hanging="360"/>
      </w:pPr>
      <w:rPr>
        <w:rFonts w:hint="default" w:ascii="Wingdings" w:hAnsi="Wingdings"/>
      </w:rPr>
    </w:lvl>
  </w:abstractNum>
  <w:abstractNum w:abstractNumId="32" w15:restartNumberingAfterBreak="0">
    <w:nsid w:val="5C3356F3"/>
    <w:multiLevelType w:val="hybridMultilevel"/>
    <w:tmpl w:val="C946363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5DC20E0A"/>
    <w:multiLevelType w:val="hybridMultilevel"/>
    <w:tmpl w:val="FFFFFFFF"/>
    <w:lvl w:ilvl="0" w:tplc="8206B4DE">
      <w:start w:val="1"/>
      <w:numFmt w:val="bullet"/>
      <w:lvlText w:val=""/>
      <w:lvlJc w:val="left"/>
      <w:pPr>
        <w:ind w:left="720" w:hanging="360"/>
      </w:pPr>
      <w:rPr>
        <w:rFonts w:hint="default" w:ascii="Symbol" w:hAnsi="Symbol"/>
      </w:rPr>
    </w:lvl>
    <w:lvl w:ilvl="1" w:tplc="42C6149A">
      <w:start w:val="1"/>
      <w:numFmt w:val="bullet"/>
      <w:lvlText w:val="o"/>
      <w:lvlJc w:val="left"/>
      <w:pPr>
        <w:ind w:left="1440" w:hanging="360"/>
      </w:pPr>
      <w:rPr>
        <w:rFonts w:hint="default" w:ascii="Courier New" w:hAnsi="Courier New"/>
      </w:rPr>
    </w:lvl>
    <w:lvl w:ilvl="2" w:tplc="DE60BB88">
      <w:start w:val="1"/>
      <w:numFmt w:val="bullet"/>
      <w:lvlText w:val=""/>
      <w:lvlJc w:val="left"/>
      <w:pPr>
        <w:ind w:left="2160" w:hanging="360"/>
      </w:pPr>
      <w:rPr>
        <w:rFonts w:hint="default" w:ascii="Wingdings" w:hAnsi="Wingdings"/>
      </w:rPr>
    </w:lvl>
    <w:lvl w:ilvl="3" w:tplc="F9BC2268">
      <w:start w:val="1"/>
      <w:numFmt w:val="bullet"/>
      <w:lvlText w:val=""/>
      <w:lvlJc w:val="left"/>
      <w:pPr>
        <w:ind w:left="2880" w:hanging="360"/>
      </w:pPr>
      <w:rPr>
        <w:rFonts w:hint="default" w:ascii="Symbol" w:hAnsi="Symbol"/>
      </w:rPr>
    </w:lvl>
    <w:lvl w:ilvl="4" w:tplc="36CEDF2C">
      <w:start w:val="1"/>
      <w:numFmt w:val="bullet"/>
      <w:lvlText w:val="o"/>
      <w:lvlJc w:val="left"/>
      <w:pPr>
        <w:ind w:left="3600" w:hanging="360"/>
      </w:pPr>
      <w:rPr>
        <w:rFonts w:hint="default" w:ascii="Courier New" w:hAnsi="Courier New"/>
      </w:rPr>
    </w:lvl>
    <w:lvl w:ilvl="5" w:tplc="4CBE678E">
      <w:start w:val="1"/>
      <w:numFmt w:val="bullet"/>
      <w:lvlText w:val=""/>
      <w:lvlJc w:val="left"/>
      <w:pPr>
        <w:ind w:left="4320" w:hanging="360"/>
      </w:pPr>
      <w:rPr>
        <w:rFonts w:hint="default" w:ascii="Wingdings" w:hAnsi="Wingdings"/>
      </w:rPr>
    </w:lvl>
    <w:lvl w:ilvl="6" w:tplc="426C81A4">
      <w:start w:val="1"/>
      <w:numFmt w:val="bullet"/>
      <w:lvlText w:val=""/>
      <w:lvlJc w:val="left"/>
      <w:pPr>
        <w:ind w:left="5040" w:hanging="360"/>
      </w:pPr>
      <w:rPr>
        <w:rFonts w:hint="default" w:ascii="Symbol" w:hAnsi="Symbol"/>
      </w:rPr>
    </w:lvl>
    <w:lvl w:ilvl="7" w:tplc="14AECA22">
      <w:start w:val="1"/>
      <w:numFmt w:val="bullet"/>
      <w:lvlText w:val="o"/>
      <w:lvlJc w:val="left"/>
      <w:pPr>
        <w:ind w:left="5760" w:hanging="360"/>
      </w:pPr>
      <w:rPr>
        <w:rFonts w:hint="default" w:ascii="Courier New" w:hAnsi="Courier New"/>
      </w:rPr>
    </w:lvl>
    <w:lvl w:ilvl="8" w:tplc="18723560">
      <w:start w:val="1"/>
      <w:numFmt w:val="bullet"/>
      <w:lvlText w:val=""/>
      <w:lvlJc w:val="left"/>
      <w:pPr>
        <w:ind w:left="6480" w:hanging="360"/>
      </w:pPr>
      <w:rPr>
        <w:rFonts w:hint="default" w:ascii="Wingdings" w:hAnsi="Wingdings"/>
      </w:rPr>
    </w:lvl>
  </w:abstractNum>
  <w:abstractNum w:abstractNumId="34" w15:restartNumberingAfterBreak="0">
    <w:nsid w:val="5EF01F99"/>
    <w:multiLevelType w:val="hybridMultilevel"/>
    <w:tmpl w:val="20A0E7EE"/>
    <w:lvl w:ilvl="0" w:tplc="3EBE698C">
      <w:start w:val="1"/>
      <w:numFmt w:val="decimal"/>
      <w:lvlText w:val="%1."/>
      <w:lvlJc w:val="left"/>
      <w:pPr>
        <w:ind w:left="720" w:hanging="360"/>
      </w:pPr>
    </w:lvl>
    <w:lvl w:ilvl="1" w:tplc="82EC0174">
      <w:start w:val="1"/>
      <w:numFmt w:val="lowerLetter"/>
      <w:lvlText w:val="%2."/>
      <w:lvlJc w:val="left"/>
      <w:pPr>
        <w:ind w:left="1440" w:hanging="360"/>
      </w:pPr>
    </w:lvl>
    <w:lvl w:ilvl="2" w:tplc="1994971E">
      <w:start w:val="1"/>
      <w:numFmt w:val="lowerRoman"/>
      <w:lvlText w:val="%3."/>
      <w:lvlJc w:val="right"/>
      <w:pPr>
        <w:ind w:left="2160" w:hanging="180"/>
      </w:pPr>
    </w:lvl>
    <w:lvl w:ilvl="3" w:tplc="EC4A7E30">
      <w:start w:val="1"/>
      <w:numFmt w:val="decimal"/>
      <w:lvlText w:val="%4."/>
      <w:lvlJc w:val="left"/>
      <w:pPr>
        <w:ind w:left="2880" w:hanging="360"/>
      </w:pPr>
    </w:lvl>
    <w:lvl w:ilvl="4" w:tplc="659CAEEE">
      <w:start w:val="1"/>
      <w:numFmt w:val="lowerLetter"/>
      <w:lvlText w:val="%5."/>
      <w:lvlJc w:val="left"/>
      <w:pPr>
        <w:ind w:left="3600" w:hanging="360"/>
      </w:pPr>
    </w:lvl>
    <w:lvl w:ilvl="5" w:tplc="7C1E2D42">
      <w:start w:val="1"/>
      <w:numFmt w:val="lowerRoman"/>
      <w:lvlText w:val="%6."/>
      <w:lvlJc w:val="right"/>
      <w:pPr>
        <w:ind w:left="4320" w:hanging="180"/>
      </w:pPr>
    </w:lvl>
    <w:lvl w:ilvl="6" w:tplc="83862E8E">
      <w:start w:val="1"/>
      <w:numFmt w:val="decimal"/>
      <w:lvlText w:val="%7."/>
      <w:lvlJc w:val="left"/>
      <w:pPr>
        <w:ind w:left="5040" w:hanging="360"/>
      </w:pPr>
    </w:lvl>
    <w:lvl w:ilvl="7" w:tplc="66C04218">
      <w:start w:val="1"/>
      <w:numFmt w:val="lowerLetter"/>
      <w:lvlText w:val="%8."/>
      <w:lvlJc w:val="left"/>
      <w:pPr>
        <w:ind w:left="5760" w:hanging="360"/>
      </w:pPr>
    </w:lvl>
    <w:lvl w:ilvl="8" w:tplc="14F0B15C">
      <w:start w:val="1"/>
      <w:numFmt w:val="lowerRoman"/>
      <w:lvlText w:val="%9."/>
      <w:lvlJc w:val="right"/>
      <w:pPr>
        <w:ind w:left="6480" w:hanging="180"/>
      </w:pPr>
    </w:lvl>
  </w:abstractNum>
  <w:abstractNum w:abstractNumId="35" w15:restartNumberingAfterBreak="0">
    <w:nsid w:val="60DA2FB6"/>
    <w:multiLevelType w:val="hybridMultilevel"/>
    <w:tmpl w:val="C930B51E"/>
    <w:lvl w:ilvl="0" w:tplc="C54CA6AE">
      <w:start w:val="1"/>
      <w:numFmt w:val="decimal"/>
      <w:lvlText w:val="%1."/>
      <w:lvlJc w:val="left"/>
      <w:pPr>
        <w:ind w:left="720" w:hanging="360"/>
      </w:pPr>
    </w:lvl>
    <w:lvl w:ilvl="1" w:tplc="EC448166">
      <w:start w:val="1"/>
      <w:numFmt w:val="lowerLetter"/>
      <w:lvlText w:val="%2."/>
      <w:lvlJc w:val="left"/>
      <w:pPr>
        <w:ind w:left="1440" w:hanging="360"/>
      </w:pPr>
    </w:lvl>
    <w:lvl w:ilvl="2" w:tplc="9698E0BA">
      <w:start w:val="1"/>
      <w:numFmt w:val="lowerRoman"/>
      <w:lvlText w:val="%3."/>
      <w:lvlJc w:val="right"/>
      <w:pPr>
        <w:ind w:left="2160" w:hanging="180"/>
      </w:pPr>
    </w:lvl>
    <w:lvl w:ilvl="3" w:tplc="E00CA978">
      <w:start w:val="1"/>
      <w:numFmt w:val="decimal"/>
      <w:lvlText w:val="%4."/>
      <w:lvlJc w:val="left"/>
      <w:pPr>
        <w:ind w:left="2880" w:hanging="360"/>
      </w:pPr>
    </w:lvl>
    <w:lvl w:ilvl="4" w:tplc="EC1CB3BE">
      <w:start w:val="1"/>
      <w:numFmt w:val="lowerLetter"/>
      <w:lvlText w:val="%5."/>
      <w:lvlJc w:val="left"/>
      <w:pPr>
        <w:ind w:left="3600" w:hanging="360"/>
      </w:pPr>
    </w:lvl>
    <w:lvl w:ilvl="5" w:tplc="1C0C7C7C">
      <w:start w:val="1"/>
      <w:numFmt w:val="lowerRoman"/>
      <w:lvlText w:val="%6."/>
      <w:lvlJc w:val="right"/>
      <w:pPr>
        <w:ind w:left="4320" w:hanging="180"/>
      </w:pPr>
    </w:lvl>
    <w:lvl w:ilvl="6" w:tplc="FF3EAF4A">
      <w:start w:val="1"/>
      <w:numFmt w:val="decimal"/>
      <w:lvlText w:val="%7."/>
      <w:lvlJc w:val="left"/>
      <w:pPr>
        <w:ind w:left="5040" w:hanging="360"/>
      </w:pPr>
    </w:lvl>
    <w:lvl w:ilvl="7" w:tplc="4C62C920">
      <w:start w:val="1"/>
      <w:numFmt w:val="lowerLetter"/>
      <w:lvlText w:val="%8."/>
      <w:lvlJc w:val="left"/>
      <w:pPr>
        <w:ind w:left="5760" w:hanging="360"/>
      </w:pPr>
    </w:lvl>
    <w:lvl w:ilvl="8" w:tplc="6C1290B8">
      <w:start w:val="1"/>
      <w:numFmt w:val="lowerRoman"/>
      <w:lvlText w:val="%9."/>
      <w:lvlJc w:val="right"/>
      <w:pPr>
        <w:ind w:left="6480" w:hanging="180"/>
      </w:pPr>
    </w:lvl>
  </w:abstractNum>
  <w:abstractNum w:abstractNumId="36" w15:restartNumberingAfterBreak="0">
    <w:nsid w:val="66D042A3"/>
    <w:multiLevelType w:val="hybridMultilevel"/>
    <w:tmpl w:val="6584E4D4"/>
    <w:lvl w:ilvl="0" w:tplc="08B0881C">
      <w:start w:val="1"/>
      <w:numFmt w:val="decimal"/>
      <w:lvlText w:val="%1."/>
      <w:lvlJc w:val="left"/>
      <w:pPr>
        <w:ind w:left="720" w:hanging="360"/>
      </w:pPr>
    </w:lvl>
    <w:lvl w:ilvl="1" w:tplc="FD0AF8B4">
      <w:start w:val="1"/>
      <w:numFmt w:val="lowerLetter"/>
      <w:lvlText w:val="%2."/>
      <w:lvlJc w:val="left"/>
      <w:pPr>
        <w:ind w:left="1440" w:hanging="360"/>
      </w:pPr>
    </w:lvl>
    <w:lvl w:ilvl="2" w:tplc="9E9EA6D0">
      <w:start w:val="1"/>
      <w:numFmt w:val="lowerRoman"/>
      <w:lvlText w:val="%3."/>
      <w:lvlJc w:val="right"/>
      <w:pPr>
        <w:ind w:left="2160" w:hanging="180"/>
      </w:pPr>
    </w:lvl>
    <w:lvl w:ilvl="3" w:tplc="0CD0F59C">
      <w:start w:val="1"/>
      <w:numFmt w:val="decimal"/>
      <w:lvlText w:val="%4."/>
      <w:lvlJc w:val="left"/>
      <w:pPr>
        <w:ind w:left="2880" w:hanging="360"/>
      </w:pPr>
    </w:lvl>
    <w:lvl w:ilvl="4" w:tplc="060672F4">
      <w:start w:val="1"/>
      <w:numFmt w:val="lowerLetter"/>
      <w:lvlText w:val="%5."/>
      <w:lvlJc w:val="left"/>
      <w:pPr>
        <w:ind w:left="3600" w:hanging="360"/>
      </w:pPr>
    </w:lvl>
    <w:lvl w:ilvl="5" w:tplc="968A9EEE">
      <w:start w:val="1"/>
      <w:numFmt w:val="lowerRoman"/>
      <w:lvlText w:val="%6."/>
      <w:lvlJc w:val="right"/>
      <w:pPr>
        <w:ind w:left="4320" w:hanging="180"/>
      </w:pPr>
    </w:lvl>
    <w:lvl w:ilvl="6" w:tplc="A5F097DA">
      <w:start w:val="1"/>
      <w:numFmt w:val="decimal"/>
      <w:lvlText w:val="%7."/>
      <w:lvlJc w:val="left"/>
      <w:pPr>
        <w:ind w:left="5040" w:hanging="360"/>
      </w:pPr>
    </w:lvl>
    <w:lvl w:ilvl="7" w:tplc="29CCE99E">
      <w:start w:val="1"/>
      <w:numFmt w:val="lowerLetter"/>
      <w:lvlText w:val="%8."/>
      <w:lvlJc w:val="left"/>
      <w:pPr>
        <w:ind w:left="5760" w:hanging="360"/>
      </w:pPr>
    </w:lvl>
    <w:lvl w:ilvl="8" w:tplc="D1A67260">
      <w:start w:val="1"/>
      <w:numFmt w:val="lowerRoman"/>
      <w:lvlText w:val="%9."/>
      <w:lvlJc w:val="right"/>
      <w:pPr>
        <w:ind w:left="6480" w:hanging="180"/>
      </w:pPr>
    </w:lvl>
  </w:abstractNum>
  <w:abstractNum w:abstractNumId="37" w15:restartNumberingAfterBreak="0">
    <w:nsid w:val="6B9F9302"/>
    <w:multiLevelType w:val="hybridMultilevel"/>
    <w:tmpl w:val="FFFFFFFF"/>
    <w:lvl w:ilvl="0" w:tplc="807EFC0E">
      <w:start w:val="1"/>
      <w:numFmt w:val="bullet"/>
      <w:lvlText w:val=""/>
      <w:lvlJc w:val="left"/>
      <w:pPr>
        <w:ind w:left="720" w:hanging="360"/>
      </w:pPr>
      <w:rPr>
        <w:rFonts w:hint="default" w:ascii="Symbol" w:hAnsi="Symbol"/>
      </w:rPr>
    </w:lvl>
    <w:lvl w:ilvl="1" w:tplc="558AE5A4">
      <w:start w:val="1"/>
      <w:numFmt w:val="bullet"/>
      <w:lvlText w:val="o"/>
      <w:lvlJc w:val="left"/>
      <w:pPr>
        <w:ind w:left="1440" w:hanging="360"/>
      </w:pPr>
      <w:rPr>
        <w:rFonts w:hint="default" w:ascii="Courier New" w:hAnsi="Courier New"/>
      </w:rPr>
    </w:lvl>
    <w:lvl w:ilvl="2" w:tplc="7CD8DA92">
      <w:start w:val="1"/>
      <w:numFmt w:val="bullet"/>
      <w:lvlText w:val=""/>
      <w:lvlJc w:val="left"/>
      <w:pPr>
        <w:ind w:left="2160" w:hanging="360"/>
      </w:pPr>
      <w:rPr>
        <w:rFonts w:hint="default" w:ascii="Wingdings" w:hAnsi="Wingdings"/>
      </w:rPr>
    </w:lvl>
    <w:lvl w:ilvl="3" w:tplc="C5DAC066">
      <w:start w:val="1"/>
      <w:numFmt w:val="bullet"/>
      <w:lvlText w:val=""/>
      <w:lvlJc w:val="left"/>
      <w:pPr>
        <w:ind w:left="2880" w:hanging="360"/>
      </w:pPr>
      <w:rPr>
        <w:rFonts w:hint="default" w:ascii="Symbol" w:hAnsi="Symbol"/>
      </w:rPr>
    </w:lvl>
    <w:lvl w:ilvl="4" w:tplc="ABF42A08">
      <w:start w:val="1"/>
      <w:numFmt w:val="bullet"/>
      <w:lvlText w:val="o"/>
      <w:lvlJc w:val="left"/>
      <w:pPr>
        <w:ind w:left="3600" w:hanging="360"/>
      </w:pPr>
      <w:rPr>
        <w:rFonts w:hint="default" w:ascii="Courier New" w:hAnsi="Courier New"/>
      </w:rPr>
    </w:lvl>
    <w:lvl w:ilvl="5" w:tplc="F704E8C0">
      <w:start w:val="1"/>
      <w:numFmt w:val="bullet"/>
      <w:lvlText w:val=""/>
      <w:lvlJc w:val="left"/>
      <w:pPr>
        <w:ind w:left="4320" w:hanging="360"/>
      </w:pPr>
      <w:rPr>
        <w:rFonts w:hint="default" w:ascii="Wingdings" w:hAnsi="Wingdings"/>
      </w:rPr>
    </w:lvl>
    <w:lvl w:ilvl="6" w:tplc="9CDE8956">
      <w:start w:val="1"/>
      <w:numFmt w:val="bullet"/>
      <w:lvlText w:val=""/>
      <w:lvlJc w:val="left"/>
      <w:pPr>
        <w:ind w:left="5040" w:hanging="360"/>
      </w:pPr>
      <w:rPr>
        <w:rFonts w:hint="default" w:ascii="Symbol" w:hAnsi="Symbol"/>
      </w:rPr>
    </w:lvl>
    <w:lvl w:ilvl="7" w:tplc="23C0E9D2">
      <w:start w:val="1"/>
      <w:numFmt w:val="bullet"/>
      <w:lvlText w:val="o"/>
      <w:lvlJc w:val="left"/>
      <w:pPr>
        <w:ind w:left="5760" w:hanging="360"/>
      </w:pPr>
      <w:rPr>
        <w:rFonts w:hint="default" w:ascii="Courier New" w:hAnsi="Courier New"/>
      </w:rPr>
    </w:lvl>
    <w:lvl w:ilvl="8" w:tplc="B3F66DE2">
      <w:start w:val="1"/>
      <w:numFmt w:val="bullet"/>
      <w:lvlText w:val=""/>
      <w:lvlJc w:val="left"/>
      <w:pPr>
        <w:ind w:left="6480" w:hanging="360"/>
      </w:pPr>
      <w:rPr>
        <w:rFonts w:hint="default" w:ascii="Wingdings" w:hAnsi="Wingdings"/>
      </w:rPr>
    </w:lvl>
  </w:abstractNum>
  <w:abstractNum w:abstractNumId="38" w15:restartNumberingAfterBreak="0">
    <w:nsid w:val="6F17064F"/>
    <w:multiLevelType w:val="hybridMultilevel"/>
    <w:tmpl w:val="87044982"/>
    <w:lvl w:ilvl="0" w:tplc="E88A9F0E">
      <w:start w:val="1"/>
      <w:numFmt w:val="decimal"/>
      <w:lvlText w:val="%1."/>
      <w:lvlJc w:val="left"/>
      <w:pPr>
        <w:ind w:left="720" w:hanging="360"/>
      </w:pPr>
    </w:lvl>
    <w:lvl w:ilvl="1" w:tplc="81D0AC5A">
      <w:start w:val="1"/>
      <w:numFmt w:val="lowerLetter"/>
      <w:lvlText w:val="%2."/>
      <w:lvlJc w:val="left"/>
      <w:pPr>
        <w:ind w:left="1440" w:hanging="360"/>
      </w:pPr>
    </w:lvl>
    <w:lvl w:ilvl="2" w:tplc="AB66E7D8">
      <w:start w:val="1"/>
      <w:numFmt w:val="lowerRoman"/>
      <w:lvlText w:val="%3."/>
      <w:lvlJc w:val="right"/>
      <w:pPr>
        <w:ind w:left="2160" w:hanging="180"/>
      </w:pPr>
    </w:lvl>
    <w:lvl w:ilvl="3" w:tplc="E3BEA470">
      <w:start w:val="1"/>
      <w:numFmt w:val="decimal"/>
      <w:lvlText w:val="%4."/>
      <w:lvlJc w:val="left"/>
      <w:pPr>
        <w:ind w:left="2880" w:hanging="360"/>
      </w:pPr>
    </w:lvl>
    <w:lvl w:ilvl="4" w:tplc="E414742A">
      <w:start w:val="1"/>
      <w:numFmt w:val="lowerLetter"/>
      <w:lvlText w:val="%5."/>
      <w:lvlJc w:val="left"/>
      <w:pPr>
        <w:ind w:left="3600" w:hanging="360"/>
      </w:pPr>
    </w:lvl>
    <w:lvl w:ilvl="5" w:tplc="03A667D0">
      <w:start w:val="1"/>
      <w:numFmt w:val="lowerRoman"/>
      <w:lvlText w:val="%6."/>
      <w:lvlJc w:val="right"/>
      <w:pPr>
        <w:ind w:left="4320" w:hanging="180"/>
      </w:pPr>
    </w:lvl>
    <w:lvl w:ilvl="6" w:tplc="07140418">
      <w:start w:val="1"/>
      <w:numFmt w:val="decimal"/>
      <w:lvlText w:val="%7."/>
      <w:lvlJc w:val="left"/>
      <w:pPr>
        <w:ind w:left="5040" w:hanging="360"/>
      </w:pPr>
    </w:lvl>
    <w:lvl w:ilvl="7" w:tplc="4F422792">
      <w:start w:val="1"/>
      <w:numFmt w:val="lowerLetter"/>
      <w:lvlText w:val="%8."/>
      <w:lvlJc w:val="left"/>
      <w:pPr>
        <w:ind w:left="5760" w:hanging="360"/>
      </w:pPr>
    </w:lvl>
    <w:lvl w:ilvl="8" w:tplc="888858EA">
      <w:start w:val="1"/>
      <w:numFmt w:val="lowerRoman"/>
      <w:lvlText w:val="%9."/>
      <w:lvlJc w:val="right"/>
      <w:pPr>
        <w:ind w:left="6480" w:hanging="180"/>
      </w:pPr>
    </w:lvl>
  </w:abstractNum>
  <w:abstractNum w:abstractNumId="39" w15:restartNumberingAfterBreak="0">
    <w:nsid w:val="6F82031C"/>
    <w:multiLevelType w:val="hybridMultilevel"/>
    <w:tmpl w:val="FA9E22CA"/>
    <w:lvl w:ilvl="0" w:tplc="509AA70C">
      <w:start w:val="1"/>
      <w:numFmt w:val="bullet"/>
      <w:lvlText w:val=""/>
      <w:lvlJc w:val="left"/>
      <w:pPr>
        <w:ind w:left="720" w:hanging="360"/>
      </w:pPr>
      <w:rPr>
        <w:rFonts w:hint="default" w:ascii="Symbol" w:hAnsi="Symbol"/>
      </w:rPr>
    </w:lvl>
    <w:lvl w:ilvl="1" w:tplc="02CE149A">
      <w:start w:val="1"/>
      <w:numFmt w:val="bullet"/>
      <w:lvlText w:val="o"/>
      <w:lvlJc w:val="left"/>
      <w:pPr>
        <w:ind w:left="1440" w:hanging="360"/>
      </w:pPr>
      <w:rPr>
        <w:rFonts w:hint="default" w:ascii="Courier New" w:hAnsi="Courier New"/>
      </w:rPr>
    </w:lvl>
    <w:lvl w:ilvl="2" w:tplc="DC821222">
      <w:start w:val="1"/>
      <w:numFmt w:val="bullet"/>
      <w:lvlText w:val=""/>
      <w:lvlJc w:val="left"/>
      <w:pPr>
        <w:ind w:left="2160" w:hanging="360"/>
      </w:pPr>
      <w:rPr>
        <w:rFonts w:hint="default" w:ascii="Wingdings" w:hAnsi="Wingdings"/>
      </w:rPr>
    </w:lvl>
    <w:lvl w:ilvl="3" w:tplc="F4027944">
      <w:start w:val="1"/>
      <w:numFmt w:val="bullet"/>
      <w:lvlText w:val=""/>
      <w:lvlJc w:val="left"/>
      <w:pPr>
        <w:ind w:left="2880" w:hanging="360"/>
      </w:pPr>
      <w:rPr>
        <w:rFonts w:hint="default" w:ascii="Symbol" w:hAnsi="Symbol"/>
      </w:rPr>
    </w:lvl>
    <w:lvl w:ilvl="4" w:tplc="A29A592E">
      <w:start w:val="1"/>
      <w:numFmt w:val="bullet"/>
      <w:lvlText w:val="o"/>
      <w:lvlJc w:val="left"/>
      <w:pPr>
        <w:ind w:left="3600" w:hanging="360"/>
      </w:pPr>
      <w:rPr>
        <w:rFonts w:hint="default" w:ascii="Courier New" w:hAnsi="Courier New"/>
      </w:rPr>
    </w:lvl>
    <w:lvl w:ilvl="5" w:tplc="B888EAD8">
      <w:start w:val="1"/>
      <w:numFmt w:val="bullet"/>
      <w:lvlText w:val=""/>
      <w:lvlJc w:val="left"/>
      <w:pPr>
        <w:ind w:left="4320" w:hanging="360"/>
      </w:pPr>
      <w:rPr>
        <w:rFonts w:hint="default" w:ascii="Wingdings" w:hAnsi="Wingdings"/>
      </w:rPr>
    </w:lvl>
    <w:lvl w:ilvl="6" w:tplc="0B7AA924">
      <w:start w:val="1"/>
      <w:numFmt w:val="bullet"/>
      <w:lvlText w:val=""/>
      <w:lvlJc w:val="left"/>
      <w:pPr>
        <w:ind w:left="5040" w:hanging="360"/>
      </w:pPr>
      <w:rPr>
        <w:rFonts w:hint="default" w:ascii="Symbol" w:hAnsi="Symbol"/>
      </w:rPr>
    </w:lvl>
    <w:lvl w:ilvl="7" w:tplc="404AD9C2">
      <w:start w:val="1"/>
      <w:numFmt w:val="bullet"/>
      <w:lvlText w:val="o"/>
      <w:lvlJc w:val="left"/>
      <w:pPr>
        <w:ind w:left="5760" w:hanging="360"/>
      </w:pPr>
      <w:rPr>
        <w:rFonts w:hint="default" w:ascii="Courier New" w:hAnsi="Courier New"/>
      </w:rPr>
    </w:lvl>
    <w:lvl w:ilvl="8" w:tplc="90209912">
      <w:start w:val="1"/>
      <w:numFmt w:val="bullet"/>
      <w:lvlText w:val=""/>
      <w:lvlJc w:val="left"/>
      <w:pPr>
        <w:ind w:left="6480" w:hanging="360"/>
      </w:pPr>
      <w:rPr>
        <w:rFonts w:hint="default" w:ascii="Wingdings" w:hAnsi="Wingdings"/>
      </w:rPr>
    </w:lvl>
  </w:abstractNum>
  <w:abstractNum w:abstractNumId="40" w15:restartNumberingAfterBreak="0">
    <w:nsid w:val="741DF29B"/>
    <w:multiLevelType w:val="hybridMultilevel"/>
    <w:tmpl w:val="FFFFFFFF"/>
    <w:lvl w:ilvl="0" w:tplc="61DEDA98">
      <w:start w:val="1"/>
      <w:numFmt w:val="bullet"/>
      <w:lvlText w:val=""/>
      <w:lvlJc w:val="left"/>
      <w:pPr>
        <w:ind w:left="720" w:hanging="360"/>
      </w:pPr>
      <w:rPr>
        <w:rFonts w:hint="default" w:ascii="Symbol" w:hAnsi="Symbol"/>
      </w:rPr>
    </w:lvl>
    <w:lvl w:ilvl="1" w:tplc="85544CB6">
      <w:start w:val="1"/>
      <w:numFmt w:val="bullet"/>
      <w:lvlText w:val="o"/>
      <w:lvlJc w:val="left"/>
      <w:pPr>
        <w:ind w:left="1440" w:hanging="360"/>
      </w:pPr>
      <w:rPr>
        <w:rFonts w:hint="default" w:ascii="Courier New" w:hAnsi="Courier New"/>
      </w:rPr>
    </w:lvl>
    <w:lvl w:ilvl="2" w:tplc="6A664B24">
      <w:start w:val="1"/>
      <w:numFmt w:val="bullet"/>
      <w:lvlText w:val=""/>
      <w:lvlJc w:val="left"/>
      <w:pPr>
        <w:ind w:left="2160" w:hanging="360"/>
      </w:pPr>
      <w:rPr>
        <w:rFonts w:hint="default" w:ascii="Wingdings" w:hAnsi="Wingdings"/>
      </w:rPr>
    </w:lvl>
    <w:lvl w:ilvl="3" w:tplc="F3661C10">
      <w:start w:val="1"/>
      <w:numFmt w:val="bullet"/>
      <w:lvlText w:val=""/>
      <w:lvlJc w:val="left"/>
      <w:pPr>
        <w:ind w:left="2880" w:hanging="360"/>
      </w:pPr>
      <w:rPr>
        <w:rFonts w:hint="default" w:ascii="Symbol" w:hAnsi="Symbol"/>
      </w:rPr>
    </w:lvl>
    <w:lvl w:ilvl="4" w:tplc="17E2AA3E">
      <w:start w:val="1"/>
      <w:numFmt w:val="bullet"/>
      <w:lvlText w:val="o"/>
      <w:lvlJc w:val="left"/>
      <w:pPr>
        <w:ind w:left="3600" w:hanging="360"/>
      </w:pPr>
      <w:rPr>
        <w:rFonts w:hint="default" w:ascii="Courier New" w:hAnsi="Courier New"/>
      </w:rPr>
    </w:lvl>
    <w:lvl w:ilvl="5" w:tplc="B570FDCE">
      <w:start w:val="1"/>
      <w:numFmt w:val="bullet"/>
      <w:lvlText w:val=""/>
      <w:lvlJc w:val="left"/>
      <w:pPr>
        <w:ind w:left="4320" w:hanging="360"/>
      </w:pPr>
      <w:rPr>
        <w:rFonts w:hint="default" w:ascii="Wingdings" w:hAnsi="Wingdings"/>
      </w:rPr>
    </w:lvl>
    <w:lvl w:ilvl="6" w:tplc="5D1C4FA8">
      <w:start w:val="1"/>
      <w:numFmt w:val="bullet"/>
      <w:lvlText w:val=""/>
      <w:lvlJc w:val="left"/>
      <w:pPr>
        <w:ind w:left="5040" w:hanging="360"/>
      </w:pPr>
      <w:rPr>
        <w:rFonts w:hint="default" w:ascii="Symbol" w:hAnsi="Symbol"/>
      </w:rPr>
    </w:lvl>
    <w:lvl w:ilvl="7" w:tplc="57B2DD0E">
      <w:start w:val="1"/>
      <w:numFmt w:val="bullet"/>
      <w:lvlText w:val="o"/>
      <w:lvlJc w:val="left"/>
      <w:pPr>
        <w:ind w:left="5760" w:hanging="360"/>
      </w:pPr>
      <w:rPr>
        <w:rFonts w:hint="default" w:ascii="Courier New" w:hAnsi="Courier New"/>
      </w:rPr>
    </w:lvl>
    <w:lvl w:ilvl="8" w:tplc="E8161E86">
      <w:start w:val="1"/>
      <w:numFmt w:val="bullet"/>
      <w:lvlText w:val=""/>
      <w:lvlJc w:val="left"/>
      <w:pPr>
        <w:ind w:left="6480" w:hanging="360"/>
      </w:pPr>
      <w:rPr>
        <w:rFonts w:hint="default" w:ascii="Wingdings" w:hAnsi="Wingdings"/>
      </w:rPr>
    </w:lvl>
  </w:abstractNum>
  <w:abstractNum w:abstractNumId="41" w15:restartNumberingAfterBreak="0">
    <w:nsid w:val="76B8842E"/>
    <w:multiLevelType w:val="hybridMultilevel"/>
    <w:tmpl w:val="FFFFFFFF"/>
    <w:lvl w:ilvl="0" w:tplc="A6626FF0">
      <w:start w:val="1"/>
      <w:numFmt w:val="bullet"/>
      <w:lvlText w:val=""/>
      <w:lvlJc w:val="left"/>
      <w:pPr>
        <w:ind w:left="720" w:hanging="360"/>
      </w:pPr>
      <w:rPr>
        <w:rFonts w:hint="default" w:ascii="Symbol" w:hAnsi="Symbol"/>
      </w:rPr>
    </w:lvl>
    <w:lvl w:ilvl="1" w:tplc="D81C33C4">
      <w:start w:val="1"/>
      <w:numFmt w:val="bullet"/>
      <w:lvlText w:val="o"/>
      <w:lvlJc w:val="left"/>
      <w:pPr>
        <w:ind w:left="1440" w:hanging="360"/>
      </w:pPr>
      <w:rPr>
        <w:rFonts w:hint="default" w:ascii="Courier New" w:hAnsi="Courier New"/>
      </w:rPr>
    </w:lvl>
    <w:lvl w:ilvl="2" w:tplc="5B4E4A88">
      <w:start w:val="1"/>
      <w:numFmt w:val="bullet"/>
      <w:lvlText w:val=""/>
      <w:lvlJc w:val="left"/>
      <w:pPr>
        <w:ind w:left="2160" w:hanging="360"/>
      </w:pPr>
      <w:rPr>
        <w:rFonts w:hint="default" w:ascii="Wingdings" w:hAnsi="Wingdings"/>
      </w:rPr>
    </w:lvl>
    <w:lvl w:ilvl="3" w:tplc="B4C2EEDA">
      <w:start w:val="1"/>
      <w:numFmt w:val="bullet"/>
      <w:lvlText w:val=""/>
      <w:lvlJc w:val="left"/>
      <w:pPr>
        <w:ind w:left="2880" w:hanging="360"/>
      </w:pPr>
      <w:rPr>
        <w:rFonts w:hint="default" w:ascii="Symbol" w:hAnsi="Symbol"/>
      </w:rPr>
    </w:lvl>
    <w:lvl w:ilvl="4" w:tplc="C47EB848">
      <w:start w:val="1"/>
      <w:numFmt w:val="bullet"/>
      <w:lvlText w:val="o"/>
      <w:lvlJc w:val="left"/>
      <w:pPr>
        <w:ind w:left="3600" w:hanging="360"/>
      </w:pPr>
      <w:rPr>
        <w:rFonts w:hint="default" w:ascii="Courier New" w:hAnsi="Courier New"/>
      </w:rPr>
    </w:lvl>
    <w:lvl w:ilvl="5" w:tplc="20361A76">
      <w:start w:val="1"/>
      <w:numFmt w:val="bullet"/>
      <w:lvlText w:val=""/>
      <w:lvlJc w:val="left"/>
      <w:pPr>
        <w:ind w:left="4320" w:hanging="360"/>
      </w:pPr>
      <w:rPr>
        <w:rFonts w:hint="default" w:ascii="Wingdings" w:hAnsi="Wingdings"/>
      </w:rPr>
    </w:lvl>
    <w:lvl w:ilvl="6" w:tplc="6F184BA0">
      <w:start w:val="1"/>
      <w:numFmt w:val="bullet"/>
      <w:lvlText w:val=""/>
      <w:lvlJc w:val="left"/>
      <w:pPr>
        <w:ind w:left="5040" w:hanging="360"/>
      </w:pPr>
      <w:rPr>
        <w:rFonts w:hint="default" w:ascii="Symbol" w:hAnsi="Symbol"/>
      </w:rPr>
    </w:lvl>
    <w:lvl w:ilvl="7" w:tplc="A2EC9F9E">
      <w:start w:val="1"/>
      <w:numFmt w:val="bullet"/>
      <w:lvlText w:val="o"/>
      <w:lvlJc w:val="left"/>
      <w:pPr>
        <w:ind w:left="5760" w:hanging="360"/>
      </w:pPr>
      <w:rPr>
        <w:rFonts w:hint="default" w:ascii="Courier New" w:hAnsi="Courier New"/>
      </w:rPr>
    </w:lvl>
    <w:lvl w:ilvl="8" w:tplc="0318F80E">
      <w:start w:val="1"/>
      <w:numFmt w:val="bullet"/>
      <w:lvlText w:val=""/>
      <w:lvlJc w:val="left"/>
      <w:pPr>
        <w:ind w:left="6480" w:hanging="360"/>
      </w:pPr>
      <w:rPr>
        <w:rFonts w:hint="default" w:ascii="Wingdings" w:hAnsi="Wingdings"/>
      </w:rPr>
    </w:lvl>
  </w:abstractNum>
  <w:num w:numId="1" w16cid:durableId="1305312589">
    <w:abstractNumId w:val="7"/>
  </w:num>
  <w:num w:numId="2" w16cid:durableId="1483229432">
    <w:abstractNumId w:val="22"/>
  </w:num>
  <w:num w:numId="3" w16cid:durableId="855968426">
    <w:abstractNumId w:val="40"/>
  </w:num>
  <w:num w:numId="4" w16cid:durableId="447285632">
    <w:abstractNumId w:val="27"/>
  </w:num>
  <w:num w:numId="5" w16cid:durableId="1210074760">
    <w:abstractNumId w:val="16"/>
  </w:num>
  <w:num w:numId="6" w16cid:durableId="1363284170">
    <w:abstractNumId w:val="37"/>
  </w:num>
  <w:num w:numId="7" w16cid:durableId="1764452594">
    <w:abstractNumId w:val="5"/>
  </w:num>
  <w:num w:numId="8" w16cid:durableId="966159928">
    <w:abstractNumId w:val="18"/>
  </w:num>
  <w:num w:numId="9" w16cid:durableId="988826720">
    <w:abstractNumId w:val="2"/>
  </w:num>
  <w:num w:numId="10" w16cid:durableId="784273784">
    <w:abstractNumId w:val="35"/>
  </w:num>
  <w:num w:numId="11" w16cid:durableId="1631861336">
    <w:abstractNumId w:val="34"/>
  </w:num>
  <w:num w:numId="12" w16cid:durableId="16661373">
    <w:abstractNumId w:val="38"/>
  </w:num>
  <w:num w:numId="13" w16cid:durableId="1576277797">
    <w:abstractNumId w:val="41"/>
  </w:num>
  <w:num w:numId="14" w16cid:durableId="1295717591">
    <w:abstractNumId w:val="1"/>
  </w:num>
  <w:num w:numId="15" w16cid:durableId="679821346">
    <w:abstractNumId w:val="39"/>
  </w:num>
  <w:num w:numId="16" w16cid:durableId="164900401">
    <w:abstractNumId w:val="21"/>
  </w:num>
  <w:num w:numId="17" w16cid:durableId="478115037">
    <w:abstractNumId w:val="29"/>
  </w:num>
  <w:num w:numId="18" w16cid:durableId="966815750">
    <w:abstractNumId w:val="36"/>
  </w:num>
  <w:num w:numId="19" w16cid:durableId="1776056095">
    <w:abstractNumId w:val="30"/>
  </w:num>
  <w:num w:numId="20" w16cid:durableId="1324776072">
    <w:abstractNumId w:val="0"/>
  </w:num>
  <w:num w:numId="21" w16cid:durableId="644748379">
    <w:abstractNumId w:val="10"/>
  </w:num>
  <w:num w:numId="22" w16cid:durableId="725682398">
    <w:abstractNumId w:val="12"/>
  </w:num>
  <w:num w:numId="23" w16cid:durableId="924263977">
    <w:abstractNumId w:val="13"/>
  </w:num>
  <w:num w:numId="24" w16cid:durableId="985546900">
    <w:abstractNumId w:val="11"/>
  </w:num>
  <w:num w:numId="25" w16cid:durableId="1004479133">
    <w:abstractNumId w:val="20"/>
  </w:num>
  <w:num w:numId="26" w16cid:durableId="693464246">
    <w:abstractNumId w:val="26"/>
  </w:num>
  <w:num w:numId="27" w16cid:durableId="1380204522">
    <w:abstractNumId w:val="19"/>
  </w:num>
  <w:num w:numId="28" w16cid:durableId="984121297">
    <w:abstractNumId w:val="8"/>
  </w:num>
  <w:num w:numId="29" w16cid:durableId="1366101925">
    <w:abstractNumId w:val="3"/>
  </w:num>
  <w:num w:numId="30" w16cid:durableId="1649893808">
    <w:abstractNumId w:val="4"/>
  </w:num>
  <w:num w:numId="31" w16cid:durableId="1790926121">
    <w:abstractNumId w:val="9"/>
  </w:num>
  <w:num w:numId="32" w16cid:durableId="1071856439">
    <w:abstractNumId w:val="23"/>
  </w:num>
  <w:num w:numId="33" w16cid:durableId="1644188747">
    <w:abstractNumId w:val="28"/>
  </w:num>
  <w:num w:numId="34" w16cid:durableId="48846665">
    <w:abstractNumId w:val="14"/>
  </w:num>
  <w:num w:numId="35" w16cid:durableId="1266688533">
    <w:abstractNumId w:val="25"/>
  </w:num>
  <w:num w:numId="36" w16cid:durableId="846136982">
    <w:abstractNumId w:val="17"/>
  </w:num>
  <w:num w:numId="37" w16cid:durableId="1732344437">
    <w:abstractNumId w:val="31"/>
  </w:num>
  <w:num w:numId="38" w16cid:durableId="1691372015">
    <w:abstractNumId w:val="33"/>
  </w:num>
  <w:num w:numId="39" w16cid:durableId="1377847723">
    <w:abstractNumId w:val="6"/>
  </w:num>
  <w:num w:numId="40" w16cid:durableId="1089036293">
    <w:abstractNumId w:val="32"/>
  </w:num>
  <w:num w:numId="41" w16cid:durableId="2077582213">
    <w:abstractNumId w:val="15"/>
  </w:num>
  <w:num w:numId="42" w16cid:durableId="1505628569">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68"/>
    <w:rsid w:val="00001FCE"/>
    <w:rsid w:val="000034EF"/>
    <w:rsid w:val="0000637F"/>
    <w:rsid w:val="00006781"/>
    <w:rsid w:val="00010066"/>
    <w:rsid w:val="000125CF"/>
    <w:rsid w:val="0001706E"/>
    <w:rsid w:val="000231FE"/>
    <w:rsid w:val="000275F5"/>
    <w:rsid w:val="00032A3F"/>
    <w:rsid w:val="00032BA4"/>
    <w:rsid w:val="00042555"/>
    <w:rsid w:val="000445EE"/>
    <w:rsid w:val="000604FF"/>
    <w:rsid w:val="00064FE7"/>
    <w:rsid w:val="000709DA"/>
    <w:rsid w:val="0007351C"/>
    <w:rsid w:val="00073607"/>
    <w:rsid w:val="00076927"/>
    <w:rsid w:val="00081997"/>
    <w:rsid w:val="00082FB0"/>
    <w:rsid w:val="0008391F"/>
    <w:rsid w:val="000928C0"/>
    <w:rsid w:val="000A378F"/>
    <w:rsid w:val="000A3D45"/>
    <w:rsid w:val="000C2BB6"/>
    <w:rsid w:val="000C2BC5"/>
    <w:rsid w:val="000C37F6"/>
    <w:rsid w:val="000C43FB"/>
    <w:rsid w:val="000C47FC"/>
    <w:rsid w:val="000C6508"/>
    <w:rsid w:val="000D113C"/>
    <w:rsid w:val="000D13DF"/>
    <w:rsid w:val="000D596D"/>
    <w:rsid w:val="000E7955"/>
    <w:rsid w:val="000F21F9"/>
    <w:rsid w:val="00100F65"/>
    <w:rsid w:val="001051A8"/>
    <w:rsid w:val="0010548B"/>
    <w:rsid w:val="00107205"/>
    <w:rsid w:val="00107681"/>
    <w:rsid w:val="00111FBA"/>
    <w:rsid w:val="0011367C"/>
    <w:rsid w:val="00113B9E"/>
    <w:rsid w:val="00114E6B"/>
    <w:rsid w:val="001169CB"/>
    <w:rsid w:val="00124B62"/>
    <w:rsid w:val="00133A5E"/>
    <w:rsid w:val="001364EC"/>
    <w:rsid w:val="00137681"/>
    <w:rsid w:val="001458F2"/>
    <w:rsid w:val="0014751B"/>
    <w:rsid w:val="00147CEE"/>
    <w:rsid w:val="00147EDD"/>
    <w:rsid w:val="00147F9F"/>
    <w:rsid w:val="001511E3"/>
    <w:rsid w:val="00151D71"/>
    <w:rsid w:val="0015523B"/>
    <w:rsid w:val="0015728B"/>
    <w:rsid w:val="00157D99"/>
    <w:rsid w:val="001653D5"/>
    <w:rsid w:val="00173A41"/>
    <w:rsid w:val="00176CC4"/>
    <w:rsid w:val="00176FD8"/>
    <w:rsid w:val="0017764C"/>
    <w:rsid w:val="0018108A"/>
    <w:rsid w:val="001811EC"/>
    <w:rsid w:val="00182768"/>
    <w:rsid w:val="00196AFD"/>
    <w:rsid w:val="001A2540"/>
    <w:rsid w:val="001A39F8"/>
    <w:rsid w:val="001A6604"/>
    <w:rsid w:val="001B27DD"/>
    <w:rsid w:val="001B7060"/>
    <w:rsid w:val="001B7AF1"/>
    <w:rsid w:val="001C110B"/>
    <w:rsid w:val="001C30A7"/>
    <w:rsid w:val="001C3FD0"/>
    <w:rsid w:val="001C6D34"/>
    <w:rsid w:val="001C7971"/>
    <w:rsid w:val="001D0F3B"/>
    <w:rsid w:val="001D248D"/>
    <w:rsid w:val="001D5C69"/>
    <w:rsid w:val="001E46AF"/>
    <w:rsid w:val="001E5BE7"/>
    <w:rsid w:val="001F2024"/>
    <w:rsid w:val="001F6750"/>
    <w:rsid w:val="00203D8B"/>
    <w:rsid w:val="002056A8"/>
    <w:rsid w:val="00205DB5"/>
    <w:rsid w:val="00207344"/>
    <w:rsid w:val="0020778B"/>
    <w:rsid w:val="00211785"/>
    <w:rsid w:val="002128F3"/>
    <w:rsid w:val="00213CE6"/>
    <w:rsid w:val="00216EA3"/>
    <w:rsid w:val="00216ED7"/>
    <w:rsid w:val="00217C17"/>
    <w:rsid w:val="002336DB"/>
    <w:rsid w:val="00237CC4"/>
    <w:rsid w:val="002418D7"/>
    <w:rsid w:val="002447E6"/>
    <w:rsid w:val="00264436"/>
    <w:rsid w:val="00267BC5"/>
    <w:rsid w:val="00277027"/>
    <w:rsid w:val="002823A6"/>
    <w:rsid w:val="00282B24"/>
    <w:rsid w:val="00283250"/>
    <w:rsid w:val="002A1554"/>
    <w:rsid w:val="002A4E96"/>
    <w:rsid w:val="002A5DEA"/>
    <w:rsid w:val="002A66DE"/>
    <w:rsid w:val="002A6A4F"/>
    <w:rsid w:val="002B0A39"/>
    <w:rsid w:val="002B1605"/>
    <w:rsid w:val="002B2C22"/>
    <w:rsid w:val="002B4F8D"/>
    <w:rsid w:val="002C2468"/>
    <w:rsid w:val="002C3000"/>
    <w:rsid w:val="002C716E"/>
    <w:rsid w:val="002D083D"/>
    <w:rsid w:val="002D0FF4"/>
    <w:rsid w:val="002D3839"/>
    <w:rsid w:val="002E0118"/>
    <w:rsid w:val="002E1965"/>
    <w:rsid w:val="002E2717"/>
    <w:rsid w:val="002E73A2"/>
    <w:rsid w:val="002F0F5C"/>
    <w:rsid w:val="002F6DCA"/>
    <w:rsid w:val="00301490"/>
    <w:rsid w:val="0030392E"/>
    <w:rsid w:val="00303DD4"/>
    <w:rsid w:val="00305796"/>
    <w:rsid w:val="003107DE"/>
    <w:rsid w:val="003129A2"/>
    <w:rsid w:val="00316666"/>
    <w:rsid w:val="00317615"/>
    <w:rsid w:val="00317F71"/>
    <w:rsid w:val="00334229"/>
    <w:rsid w:val="003344C0"/>
    <w:rsid w:val="00344768"/>
    <w:rsid w:val="0035095E"/>
    <w:rsid w:val="0035164E"/>
    <w:rsid w:val="003521B2"/>
    <w:rsid w:val="00353B16"/>
    <w:rsid w:val="0036154D"/>
    <w:rsid w:val="0036183F"/>
    <w:rsid w:val="003716E1"/>
    <w:rsid w:val="00375248"/>
    <w:rsid w:val="003861E1"/>
    <w:rsid w:val="00387B89"/>
    <w:rsid w:val="00392A9F"/>
    <w:rsid w:val="003A6F57"/>
    <w:rsid w:val="003B0B8A"/>
    <w:rsid w:val="003B6A43"/>
    <w:rsid w:val="003B7B77"/>
    <w:rsid w:val="003C074B"/>
    <w:rsid w:val="003C1AE4"/>
    <w:rsid w:val="003C2C25"/>
    <w:rsid w:val="003C5338"/>
    <w:rsid w:val="003C538C"/>
    <w:rsid w:val="003C7C3B"/>
    <w:rsid w:val="003D158E"/>
    <w:rsid w:val="003D234E"/>
    <w:rsid w:val="003D3299"/>
    <w:rsid w:val="003D396E"/>
    <w:rsid w:val="003D64CC"/>
    <w:rsid w:val="003E732A"/>
    <w:rsid w:val="003F670C"/>
    <w:rsid w:val="004004BC"/>
    <w:rsid w:val="00401426"/>
    <w:rsid w:val="00404DEF"/>
    <w:rsid w:val="0040531A"/>
    <w:rsid w:val="00407BF5"/>
    <w:rsid w:val="00410DEC"/>
    <w:rsid w:val="00410FCF"/>
    <w:rsid w:val="004120A3"/>
    <w:rsid w:val="00412961"/>
    <w:rsid w:val="0041390B"/>
    <w:rsid w:val="00420697"/>
    <w:rsid w:val="004243AA"/>
    <w:rsid w:val="004259D8"/>
    <w:rsid w:val="00426708"/>
    <w:rsid w:val="00433378"/>
    <w:rsid w:val="00433801"/>
    <w:rsid w:val="004343F3"/>
    <w:rsid w:val="0043621F"/>
    <w:rsid w:val="00436AEA"/>
    <w:rsid w:val="00442A58"/>
    <w:rsid w:val="00454E86"/>
    <w:rsid w:val="004556D7"/>
    <w:rsid w:val="00457507"/>
    <w:rsid w:val="0045763D"/>
    <w:rsid w:val="004624E9"/>
    <w:rsid w:val="00463906"/>
    <w:rsid w:val="00467505"/>
    <w:rsid w:val="004676C8"/>
    <w:rsid w:val="00470B16"/>
    <w:rsid w:val="00471EB3"/>
    <w:rsid w:val="004723E6"/>
    <w:rsid w:val="004726AC"/>
    <w:rsid w:val="00473A06"/>
    <w:rsid w:val="00475A2F"/>
    <w:rsid w:val="0048208D"/>
    <w:rsid w:val="00487CB8"/>
    <w:rsid w:val="004902F5"/>
    <w:rsid w:val="00491422"/>
    <w:rsid w:val="00491D2C"/>
    <w:rsid w:val="0049507B"/>
    <w:rsid w:val="0049526E"/>
    <w:rsid w:val="004A488E"/>
    <w:rsid w:val="004B37B5"/>
    <w:rsid w:val="004B460C"/>
    <w:rsid w:val="004B5909"/>
    <w:rsid w:val="004C0105"/>
    <w:rsid w:val="004C2B5E"/>
    <w:rsid w:val="004C7142"/>
    <w:rsid w:val="004C7F9E"/>
    <w:rsid w:val="004D04DB"/>
    <w:rsid w:val="004D07B3"/>
    <w:rsid w:val="004D0CEE"/>
    <w:rsid w:val="004D4794"/>
    <w:rsid w:val="004D4F6D"/>
    <w:rsid w:val="004E1AA9"/>
    <w:rsid w:val="004E4BCE"/>
    <w:rsid w:val="004E7DD4"/>
    <w:rsid w:val="004F064F"/>
    <w:rsid w:val="004F14E5"/>
    <w:rsid w:val="004F2AEB"/>
    <w:rsid w:val="004F61A4"/>
    <w:rsid w:val="004F68E4"/>
    <w:rsid w:val="004F6EE1"/>
    <w:rsid w:val="004F783E"/>
    <w:rsid w:val="0050423D"/>
    <w:rsid w:val="00505CFB"/>
    <w:rsid w:val="005072E5"/>
    <w:rsid w:val="005130E6"/>
    <w:rsid w:val="005160C5"/>
    <w:rsid w:val="0051787B"/>
    <w:rsid w:val="00520B7C"/>
    <w:rsid w:val="005212D6"/>
    <w:rsid w:val="00521ED1"/>
    <w:rsid w:val="00527175"/>
    <w:rsid w:val="00527760"/>
    <w:rsid w:val="005327AD"/>
    <w:rsid w:val="00533A47"/>
    <w:rsid w:val="00537012"/>
    <w:rsid w:val="005403ED"/>
    <w:rsid w:val="00540536"/>
    <w:rsid w:val="00543D7C"/>
    <w:rsid w:val="00544CD1"/>
    <w:rsid w:val="005514ED"/>
    <w:rsid w:val="005552C9"/>
    <w:rsid w:val="005607C4"/>
    <w:rsid w:val="00564E1D"/>
    <w:rsid w:val="00565023"/>
    <w:rsid w:val="0057379F"/>
    <w:rsid w:val="005777DE"/>
    <w:rsid w:val="00581E3A"/>
    <w:rsid w:val="0058252E"/>
    <w:rsid w:val="005943DD"/>
    <w:rsid w:val="00596FED"/>
    <w:rsid w:val="005A0014"/>
    <w:rsid w:val="005A0E3E"/>
    <w:rsid w:val="005A46CA"/>
    <w:rsid w:val="005A4EED"/>
    <w:rsid w:val="005B6F13"/>
    <w:rsid w:val="005B7C5F"/>
    <w:rsid w:val="005C349E"/>
    <w:rsid w:val="005C5ADA"/>
    <w:rsid w:val="005E4B8C"/>
    <w:rsid w:val="005E5605"/>
    <w:rsid w:val="005E7180"/>
    <w:rsid w:val="005F0F15"/>
    <w:rsid w:val="005F47E5"/>
    <w:rsid w:val="005F49DA"/>
    <w:rsid w:val="00604039"/>
    <w:rsid w:val="00604E0E"/>
    <w:rsid w:val="006050C3"/>
    <w:rsid w:val="0060518B"/>
    <w:rsid w:val="00605283"/>
    <w:rsid w:val="0061032C"/>
    <w:rsid w:val="00616BDA"/>
    <w:rsid w:val="00620684"/>
    <w:rsid w:val="00623E06"/>
    <w:rsid w:val="00624152"/>
    <w:rsid w:val="00625475"/>
    <w:rsid w:val="006301BE"/>
    <w:rsid w:val="00633154"/>
    <w:rsid w:val="0064055B"/>
    <w:rsid w:val="00643A3A"/>
    <w:rsid w:val="00643E9F"/>
    <w:rsid w:val="00644995"/>
    <w:rsid w:val="00646C1A"/>
    <w:rsid w:val="00650A64"/>
    <w:rsid w:val="00651A28"/>
    <w:rsid w:val="0065200F"/>
    <w:rsid w:val="0066055F"/>
    <w:rsid w:val="00660847"/>
    <w:rsid w:val="006608BD"/>
    <w:rsid w:val="00662B9D"/>
    <w:rsid w:val="006631ED"/>
    <w:rsid w:val="006659A1"/>
    <w:rsid w:val="0066624A"/>
    <w:rsid w:val="00683218"/>
    <w:rsid w:val="006864DC"/>
    <w:rsid w:val="0069512C"/>
    <w:rsid w:val="00697946"/>
    <w:rsid w:val="006A1FEB"/>
    <w:rsid w:val="006A240D"/>
    <w:rsid w:val="006A3648"/>
    <w:rsid w:val="006A6B5C"/>
    <w:rsid w:val="006A7908"/>
    <w:rsid w:val="006B571E"/>
    <w:rsid w:val="006C5302"/>
    <w:rsid w:val="006E6127"/>
    <w:rsid w:val="006E63A6"/>
    <w:rsid w:val="006F1E70"/>
    <w:rsid w:val="006F5AE7"/>
    <w:rsid w:val="006F707D"/>
    <w:rsid w:val="006F70AF"/>
    <w:rsid w:val="007018BC"/>
    <w:rsid w:val="00702702"/>
    <w:rsid w:val="007032CB"/>
    <w:rsid w:val="007135DB"/>
    <w:rsid w:val="00716DB9"/>
    <w:rsid w:val="007175A8"/>
    <w:rsid w:val="00721E3A"/>
    <w:rsid w:val="00730F7A"/>
    <w:rsid w:val="00733EB3"/>
    <w:rsid w:val="007355B8"/>
    <w:rsid w:val="00740F34"/>
    <w:rsid w:val="00742D2E"/>
    <w:rsid w:val="00744128"/>
    <w:rsid w:val="00746523"/>
    <w:rsid w:val="007506FD"/>
    <w:rsid w:val="00754FCD"/>
    <w:rsid w:val="00755D4F"/>
    <w:rsid w:val="00755F05"/>
    <w:rsid w:val="00757CD3"/>
    <w:rsid w:val="007604D3"/>
    <w:rsid w:val="00761493"/>
    <w:rsid w:val="00761D28"/>
    <w:rsid w:val="00764749"/>
    <w:rsid w:val="00764A08"/>
    <w:rsid w:val="00765FAE"/>
    <w:rsid w:val="00771DDF"/>
    <w:rsid w:val="00772D7D"/>
    <w:rsid w:val="00774731"/>
    <w:rsid w:val="007822ED"/>
    <w:rsid w:val="007910FB"/>
    <w:rsid w:val="00794EF9"/>
    <w:rsid w:val="00795C37"/>
    <w:rsid w:val="00797CA5"/>
    <w:rsid w:val="007A0D63"/>
    <w:rsid w:val="007A4482"/>
    <w:rsid w:val="007A58B2"/>
    <w:rsid w:val="007A63A9"/>
    <w:rsid w:val="007A7035"/>
    <w:rsid w:val="007B2A0E"/>
    <w:rsid w:val="007B726B"/>
    <w:rsid w:val="007B729C"/>
    <w:rsid w:val="007E35B9"/>
    <w:rsid w:val="007E450F"/>
    <w:rsid w:val="007E5956"/>
    <w:rsid w:val="007E6915"/>
    <w:rsid w:val="007F13D0"/>
    <w:rsid w:val="007F1DDD"/>
    <w:rsid w:val="007F3AF1"/>
    <w:rsid w:val="007F77D0"/>
    <w:rsid w:val="00801AEC"/>
    <w:rsid w:val="00806126"/>
    <w:rsid w:val="00814383"/>
    <w:rsid w:val="00815878"/>
    <w:rsid w:val="00815A48"/>
    <w:rsid w:val="008225C7"/>
    <w:rsid w:val="00823C79"/>
    <w:rsid w:val="00824C1D"/>
    <w:rsid w:val="008259D5"/>
    <w:rsid w:val="008261F3"/>
    <w:rsid w:val="00826AB8"/>
    <w:rsid w:val="008312D1"/>
    <w:rsid w:val="00831F28"/>
    <w:rsid w:val="00832735"/>
    <w:rsid w:val="00832869"/>
    <w:rsid w:val="008331CA"/>
    <w:rsid w:val="00836714"/>
    <w:rsid w:val="0083699B"/>
    <w:rsid w:val="00840DE8"/>
    <w:rsid w:val="00841D44"/>
    <w:rsid w:val="00841E6E"/>
    <w:rsid w:val="008576FC"/>
    <w:rsid w:val="0086402C"/>
    <w:rsid w:val="00864320"/>
    <w:rsid w:val="00866696"/>
    <w:rsid w:val="00875519"/>
    <w:rsid w:val="00881324"/>
    <w:rsid w:val="008818CA"/>
    <w:rsid w:val="00881FC1"/>
    <w:rsid w:val="00890A13"/>
    <w:rsid w:val="00892B45"/>
    <w:rsid w:val="00892D06"/>
    <w:rsid w:val="008933B4"/>
    <w:rsid w:val="00894293"/>
    <w:rsid w:val="00894AED"/>
    <w:rsid w:val="00895531"/>
    <w:rsid w:val="008A1A58"/>
    <w:rsid w:val="008A5E4C"/>
    <w:rsid w:val="008B726E"/>
    <w:rsid w:val="008C16C0"/>
    <w:rsid w:val="008E0D6B"/>
    <w:rsid w:val="008E116E"/>
    <w:rsid w:val="008E14AD"/>
    <w:rsid w:val="008E39F9"/>
    <w:rsid w:val="008E626D"/>
    <w:rsid w:val="008E6865"/>
    <w:rsid w:val="008F02AA"/>
    <w:rsid w:val="008F6F60"/>
    <w:rsid w:val="0090352D"/>
    <w:rsid w:val="009118D3"/>
    <w:rsid w:val="0091312D"/>
    <w:rsid w:val="00915361"/>
    <w:rsid w:val="00925E58"/>
    <w:rsid w:val="00934F46"/>
    <w:rsid w:val="0094159F"/>
    <w:rsid w:val="0094379B"/>
    <w:rsid w:val="00945665"/>
    <w:rsid w:val="00946C9C"/>
    <w:rsid w:val="00952DED"/>
    <w:rsid w:val="00954AD5"/>
    <w:rsid w:val="0096426B"/>
    <w:rsid w:val="00967AB8"/>
    <w:rsid w:val="00973C69"/>
    <w:rsid w:val="00985D26"/>
    <w:rsid w:val="00997B02"/>
    <w:rsid w:val="009A0276"/>
    <w:rsid w:val="009A075D"/>
    <w:rsid w:val="009A15A7"/>
    <w:rsid w:val="009A3439"/>
    <w:rsid w:val="009A44EF"/>
    <w:rsid w:val="009B0EE8"/>
    <w:rsid w:val="009B1133"/>
    <w:rsid w:val="009B297E"/>
    <w:rsid w:val="009B59F3"/>
    <w:rsid w:val="009B6485"/>
    <w:rsid w:val="009C1DFA"/>
    <w:rsid w:val="009C62A6"/>
    <w:rsid w:val="009C6FFF"/>
    <w:rsid w:val="009D409D"/>
    <w:rsid w:val="009D4364"/>
    <w:rsid w:val="009E286F"/>
    <w:rsid w:val="009F3AEF"/>
    <w:rsid w:val="009F71D9"/>
    <w:rsid w:val="00A00924"/>
    <w:rsid w:val="00A01928"/>
    <w:rsid w:val="00A04597"/>
    <w:rsid w:val="00A07714"/>
    <w:rsid w:val="00A13107"/>
    <w:rsid w:val="00A135EF"/>
    <w:rsid w:val="00A165C9"/>
    <w:rsid w:val="00A236E4"/>
    <w:rsid w:val="00A25026"/>
    <w:rsid w:val="00A253F2"/>
    <w:rsid w:val="00A25DB0"/>
    <w:rsid w:val="00A301FA"/>
    <w:rsid w:val="00A312FC"/>
    <w:rsid w:val="00A417AB"/>
    <w:rsid w:val="00A445DA"/>
    <w:rsid w:val="00A556FD"/>
    <w:rsid w:val="00A613D0"/>
    <w:rsid w:val="00A673E7"/>
    <w:rsid w:val="00A70A68"/>
    <w:rsid w:val="00A743E8"/>
    <w:rsid w:val="00A74E44"/>
    <w:rsid w:val="00A75B43"/>
    <w:rsid w:val="00A761AA"/>
    <w:rsid w:val="00A81013"/>
    <w:rsid w:val="00A8362C"/>
    <w:rsid w:val="00A8537C"/>
    <w:rsid w:val="00AA0406"/>
    <w:rsid w:val="00AA0FC9"/>
    <w:rsid w:val="00AA5E35"/>
    <w:rsid w:val="00AA6EB0"/>
    <w:rsid w:val="00AB0CB2"/>
    <w:rsid w:val="00AB14F9"/>
    <w:rsid w:val="00AC303B"/>
    <w:rsid w:val="00AC5CDF"/>
    <w:rsid w:val="00AD0264"/>
    <w:rsid w:val="00AD27A9"/>
    <w:rsid w:val="00AD6720"/>
    <w:rsid w:val="00AE1EA7"/>
    <w:rsid w:val="00AE7A85"/>
    <w:rsid w:val="00AF5431"/>
    <w:rsid w:val="00AF6F16"/>
    <w:rsid w:val="00B01119"/>
    <w:rsid w:val="00B01B2A"/>
    <w:rsid w:val="00B0415F"/>
    <w:rsid w:val="00B05C4E"/>
    <w:rsid w:val="00B0682D"/>
    <w:rsid w:val="00B10D44"/>
    <w:rsid w:val="00B118C3"/>
    <w:rsid w:val="00B151FE"/>
    <w:rsid w:val="00B152CF"/>
    <w:rsid w:val="00B1699C"/>
    <w:rsid w:val="00B225AB"/>
    <w:rsid w:val="00B263BE"/>
    <w:rsid w:val="00B32408"/>
    <w:rsid w:val="00B329C9"/>
    <w:rsid w:val="00B37B58"/>
    <w:rsid w:val="00B477A5"/>
    <w:rsid w:val="00B505D5"/>
    <w:rsid w:val="00B50E98"/>
    <w:rsid w:val="00B526A6"/>
    <w:rsid w:val="00B53A80"/>
    <w:rsid w:val="00B62F2F"/>
    <w:rsid w:val="00B66E18"/>
    <w:rsid w:val="00B673D8"/>
    <w:rsid w:val="00B67BF0"/>
    <w:rsid w:val="00B7357C"/>
    <w:rsid w:val="00B762B1"/>
    <w:rsid w:val="00B76BE0"/>
    <w:rsid w:val="00B7703A"/>
    <w:rsid w:val="00B80275"/>
    <w:rsid w:val="00B83CC3"/>
    <w:rsid w:val="00B85C98"/>
    <w:rsid w:val="00B94EC8"/>
    <w:rsid w:val="00B96D3E"/>
    <w:rsid w:val="00B96EDB"/>
    <w:rsid w:val="00BA1282"/>
    <w:rsid w:val="00BA2EFD"/>
    <w:rsid w:val="00BA4011"/>
    <w:rsid w:val="00BA4602"/>
    <w:rsid w:val="00BB3EF5"/>
    <w:rsid w:val="00BB7E5D"/>
    <w:rsid w:val="00BC2649"/>
    <w:rsid w:val="00BC588B"/>
    <w:rsid w:val="00BC6DD2"/>
    <w:rsid w:val="00BD3849"/>
    <w:rsid w:val="00BD4936"/>
    <w:rsid w:val="00BE0CEB"/>
    <w:rsid w:val="00BE2A45"/>
    <w:rsid w:val="00BE3983"/>
    <w:rsid w:val="00BE7D5A"/>
    <w:rsid w:val="00BF01F4"/>
    <w:rsid w:val="00BF02EF"/>
    <w:rsid w:val="00BF3D48"/>
    <w:rsid w:val="00BF599B"/>
    <w:rsid w:val="00C0596D"/>
    <w:rsid w:val="00C05D7B"/>
    <w:rsid w:val="00C159FB"/>
    <w:rsid w:val="00C16096"/>
    <w:rsid w:val="00C16FFD"/>
    <w:rsid w:val="00C22E16"/>
    <w:rsid w:val="00C26E93"/>
    <w:rsid w:val="00C35344"/>
    <w:rsid w:val="00C35E83"/>
    <w:rsid w:val="00C36EEB"/>
    <w:rsid w:val="00C4227E"/>
    <w:rsid w:val="00C426C0"/>
    <w:rsid w:val="00C42CB0"/>
    <w:rsid w:val="00C50FA5"/>
    <w:rsid w:val="00C54FFF"/>
    <w:rsid w:val="00C57171"/>
    <w:rsid w:val="00C650CE"/>
    <w:rsid w:val="00C66649"/>
    <w:rsid w:val="00C7014F"/>
    <w:rsid w:val="00C7269B"/>
    <w:rsid w:val="00C72909"/>
    <w:rsid w:val="00C72B62"/>
    <w:rsid w:val="00C84E39"/>
    <w:rsid w:val="00C86612"/>
    <w:rsid w:val="00C92562"/>
    <w:rsid w:val="00C93349"/>
    <w:rsid w:val="00C933DB"/>
    <w:rsid w:val="00CA389B"/>
    <w:rsid w:val="00CA4B85"/>
    <w:rsid w:val="00CA6B6A"/>
    <w:rsid w:val="00CC0BCE"/>
    <w:rsid w:val="00CC25B3"/>
    <w:rsid w:val="00CC3D17"/>
    <w:rsid w:val="00CC4D57"/>
    <w:rsid w:val="00CC5467"/>
    <w:rsid w:val="00CC5F8E"/>
    <w:rsid w:val="00CD092B"/>
    <w:rsid w:val="00CD240A"/>
    <w:rsid w:val="00CD4365"/>
    <w:rsid w:val="00CD5780"/>
    <w:rsid w:val="00CD597F"/>
    <w:rsid w:val="00CD6B63"/>
    <w:rsid w:val="00CE127D"/>
    <w:rsid w:val="00CE7919"/>
    <w:rsid w:val="00CF745E"/>
    <w:rsid w:val="00D00BA8"/>
    <w:rsid w:val="00D048D0"/>
    <w:rsid w:val="00D0493A"/>
    <w:rsid w:val="00D13BE4"/>
    <w:rsid w:val="00D13DAB"/>
    <w:rsid w:val="00D20702"/>
    <w:rsid w:val="00D35026"/>
    <w:rsid w:val="00D353CB"/>
    <w:rsid w:val="00D3669D"/>
    <w:rsid w:val="00D50B0E"/>
    <w:rsid w:val="00D526E6"/>
    <w:rsid w:val="00D6098E"/>
    <w:rsid w:val="00D60B02"/>
    <w:rsid w:val="00D71E22"/>
    <w:rsid w:val="00D72944"/>
    <w:rsid w:val="00D775A0"/>
    <w:rsid w:val="00D81A4F"/>
    <w:rsid w:val="00D81D1C"/>
    <w:rsid w:val="00D84CEC"/>
    <w:rsid w:val="00D85192"/>
    <w:rsid w:val="00D86BA0"/>
    <w:rsid w:val="00D94B3F"/>
    <w:rsid w:val="00D963AE"/>
    <w:rsid w:val="00D971C9"/>
    <w:rsid w:val="00DA07F6"/>
    <w:rsid w:val="00DA5758"/>
    <w:rsid w:val="00DB27C4"/>
    <w:rsid w:val="00DB3616"/>
    <w:rsid w:val="00DC26EE"/>
    <w:rsid w:val="00DC2B18"/>
    <w:rsid w:val="00DC38AB"/>
    <w:rsid w:val="00DC3AAE"/>
    <w:rsid w:val="00DD02E5"/>
    <w:rsid w:val="00DD1982"/>
    <w:rsid w:val="00DD1C4A"/>
    <w:rsid w:val="00DD277E"/>
    <w:rsid w:val="00DD5945"/>
    <w:rsid w:val="00DD6352"/>
    <w:rsid w:val="00DE6B98"/>
    <w:rsid w:val="00DE790B"/>
    <w:rsid w:val="00DF17EE"/>
    <w:rsid w:val="00DF2483"/>
    <w:rsid w:val="00E003F9"/>
    <w:rsid w:val="00E00650"/>
    <w:rsid w:val="00E01532"/>
    <w:rsid w:val="00E113A3"/>
    <w:rsid w:val="00E15A63"/>
    <w:rsid w:val="00E216D2"/>
    <w:rsid w:val="00E40331"/>
    <w:rsid w:val="00E4373E"/>
    <w:rsid w:val="00E51214"/>
    <w:rsid w:val="00E51908"/>
    <w:rsid w:val="00E528CF"/>
    <w:rsid w:val="00E53268"/>
    <w:rsid w:val="00E60B43"/>
    <w:rsid w:val="00E6170F"/>
    <w:rsid w:val="00E674D5"/>
    <w:rsid w:val="00E6789C"/>
    <w:rsid w:val="00E733F2"/>
    <w:rsid w:val="00E74008"/>
    <w:rsid w:val="00E80459"/>
    <w:rsid w:val="00E810DD"/>
    <w:rsid w:val="00E83E22"/>
    <w:rsid w:val="00E863F5"/>
    <w:rsid w:val="00E87935"/>
    <w:rsid w:val="00E963B0"/>
    <w:rsid w:val="00E966F6"/>
    <w:rsid w:val="00E9777C"/>
    <w:rsid w:val="00EA504A"/>
    <w:rsid w:val="00EA57E2"/>
    <w:rsid w:val="00EA6B51"/>
    <w:rsid w:val="00EB3774"/>
    <w:rsid w:val="00EB5F16"/>
    <w:rsid w:val="00EC1891"/>
    <w:rsid w:val="00EC4282"/>
    <w:rsid w:val="00ED09D8"/>
    <w:rsid w:val="00ED3FDE"/>
    <w:rsid w:val="00ED48A3"/>
    <w:rsid w:val="00ED5D69"/>
    <w:rsid w:val="00ED608F"/>
    <w:rsid w:val="00ED6B39"/>
    <w:rsid w:val="00EE032E"/>
    <w:rsid w:val="00EE0605"/>
    <w:rsid w:val="00EE2B35"/>
    <w:rsid w:val="00EE2F28"/>
    <w:rsid w:val="00EE48F7"/>
    <w:rsid w:val="00EE4907"/>
    <w:rsid w:val="00EE77EF"/>
    <w:rsid w:val="00EF1CC0"/>
    <w:rsid w:val="00EF2E8F"/>
    <w:rsid w:val="00EF4FB3"/>
    <w:rsid w:val="00EF5ACE"/>
    <w:rsid w:val="00EF5DD6"/>
    <w:rsid w:val="00F0443E"/>
    <w:rsid w:val="00F0586A"/>
    <w:rsid w:val="00F0639D"/>
    <w:rsid w:val="00F1171C"/>
    <w:rsid w:val="00F12E46"/>
    <w:rsid w:val="00F13A8D"/>
    <w:rsid w:val="00F166B2"/>
    <w:rsid w:val="00F24D0A"/>
    <w:rsid w:val="00F26D7A"/>
    <w:rsid w:val="00F300BD"/>
    <w:rsid w:val="00F3022F"/>
    <w:rsid w:val="00F3315F"/>
    <w:rsid w:val="00F336A3"/>
    <w:rsid w:val="00F34E96"/>
    <w:rsid w:val="00F50C8E"/>
    <w:rsid w:val="00F678DF"/>
    <w:rsid w:val="00F7253E"/>
    <w:rsid w:val="00F75874"/>
    <w:rsid w:val="00F75FAE"/>
    <w:rsid w:val="00F763D7"/>
    <w:rsid w:val="00F773CA"/>
    <w:rsid w:val="00F7787E"/>
    <w:rsid w:val="00F807A4"/>
    <w:rsid w:val="00F80C2D"/>
    <w:rsid w:val="00F82A0F"/>
    <w:rsid w:val="00F86532"/>
    <w:rsid w:val="00F905CF"/>
    <w:rsid w:val="00FA0F00"/>
    <w:rsid w:val="00FA204B"/>
    <w:rsid w:val="00FA3238"/>
    <w:rsid w:val="00FA36A8"/>
    <w:rsid w:val="00FA3BD1"/>
    <w:rsid w:val="00FB48DC"/>
    <w:rsid w:val="00FB533E"/>
    <w:rsid w:val="00FB6B5A"/>
    <w:rsid w:val="00FB7E48"/>
    <w:rsid w:val="00FC2121"/>
    <w:rsid w:val="00FC24EF"/>
    <w:rsid w:val="00FC2D23"/>
    <w:rsid w:val="00FD0A21"/>
    <w:rsid w:val="00FD14A3"/>
    <w:rsid w:val="00FD5ECC"/>
    <w:rsid w:val="00FD709D"/>
    <w:rsid w:val="00FE0EB8"/>
    <w:rsid w:val="00FE6089"/>
    <w:rsid w:val="00FE6BE5"/>
    <w:rsid w:val="00FF23E7"/>
    <w:rsid w:val="00FF25D1"/>
    <w:rsid w:val="00FF3D25"/>
    <w:rsid w:val="0114D0BA"/>
    <w:rsid w:val="011C2711"/>
    <w:rsid w:val="0139309B"/>
    <w:rsid w:val="01490A76"/>
    <w:rsid w:val="014C3F65"/>
    <w:rsid w:val="01DCEDB2"/>
    <w:rsid w:val="0257B9C3"/>
    <w:rsid w:val="028BE9B7"/>
    <w:rsid w:val="02AAD1B4"/>
    <w:rsid w:val="02F429A9"/>
    <w:rsid w:val="0377428A"/>
    <w:rsid w:val="03E785DC"/>
    <w:rsid w:val="03E9C31C"/>
    <w:rsid w:val="03EAEB5F"/>
    <w:rsid w:val="03F7DA09"/>
    <w:rsid w:val="03FC3CD3"/>
    <w:rsid w:val="04623862"/>
    <w:rsid w:val="04CFCA0E"/>
    <w:rsid w:val="04E85716"/>
    <w:rsid w:val="05402EB6"/>
    <w:rsid w:val="055B5A6A"/>
    <w:rsid w:val="0568F280"/>
    <w:rsid w:val="057B994F"/>
    <w:rsid w:val="060003F5"/>
    <w:rsid w:val="06276D9E"/>
    <w:rsid w:val="06326AD5"/>
    <w:rsid w:val="067E35BF"/>
    <w:rsid w:val="069BE7C6"/>
    <w:rsid w:val="06D05299"/>
    <w:rsid w:val="06D9200E"/>
    <w:rsid w:val="071CC26A"/>
    <w:rsid w:val="077A8007"/>
    <w:rsid w:val="078A1621"/>
    <w:rsid w:val="0791016C"/>
    <w:rsid w:val="0792C184"/>
    <w:rsid w:val="07E7AD62"/>
    <w:rsid w:val="07EDAF55"/>
    <w:rsid w:val="086FBBC8"/>
    <w:rsid w:val="0894C8DE"/>
    <w:rsid w:val="08A7941B"/>
    <w:rsid w:val="08DD8332"/>
    <w:rsid w:val="093913E8"/>
    <w:rsid w:val="09B8816F"/>
    <w:rsid w:val="09E456D5"/>
    <w:rsid w:val="0A316E23"/>
    <w:rsid w:val="0A40B9AC"/>
    <w:rsid w:val="0A7518A3"/>
    <w:rsid w:val="0AEB06D6"/>
    <w:rsid w:val="0AFA7FEB"/>
    <w:rsid w:val="0B077BDA"/>
    <w:rsid w:val="0B302DC3"/>
    <w:rsid w:val="0B6C21B1"/>
    <w:rsid w:val="0BA50517"/>
    <w:rsid w:val="0BB24A83"/>
    <w:rsid w:val="0BBE8518"/>
    <w:rsid w:val="0BFA378D"/>
    <w:rsid w:val="0C1142D4"/>
    <w:rsid w:val="0C2CB6FB"/>
    <w:rsid w:val="0C6BD667"/>
    <w:rsid w:val="0D01873D"/>
    <w:rsid w:val="0D29A80F"/>
    <w:rsid w:val="0DD1379A"/>
    <w:rsid w:val="0DFEA20E"/>
    <w:rsid w:val="0E007A29"/>
    <w:rsid w:val="0E25DC6F"/>
    <w:rsid w:val="0E3D2FE6"/>
    <w:rsid w:val="0E54F589"/>
    <w:rsid w:val="0E667769"/>
    <w:rsid w:val="0E8A1651"/>
    <w:rsid w:val="0E9DE185"/>
    <w:rsid w:val="0E9FECA1"/>
    <w:rsid w:val="0ED7C3C8"/>
    <w:rsid w:val="0EE2CA47"/>
    <w:rsid w:val="0F705283"/>
    <w:rsid w:val="0FBF55B0"/>
    <w:rsid w:val="0FE313CE"/>
    <w:rsid w:val="0FE570C2"/>
    <w:rsid w:val="10772960"/>
    <w:rsid w:val="1078C925"/>
    <w:rsid w:val="10BAA497"/>
    <w:rsid w:val="10EB86B2"/>
    <w:rsid w:val="11035B03"/>
    <w:rsid w:val="1189A5C8"/>
    <w:rsid w:val="118C43A9"/>
    <w:rsid w:val="11AAA36C"/>
    <w:rsid w:val="122E9E74"/>
    <w:rsid w:val="124F8FB1"/>
    <w:rsid w:val="1256A48D"/>
    <w:rsid w:val="129AFEF1"/>
    <w:rsid w:val="129F9B58"/>
    <w:rsid w:val="12BEB971"/>
    <w:rsid w:val="13279344"/>
    <w:rsid w:val="13C75B08"/>
    <w:rsid w:val="13D7D4F3"/>
    <w:rsid w:val="141A1E66"/>
    <w:rsid w:val="14661E9A"/>
    <w:rsid w:val="1517C830"/>
    <w:rsid w:val="152D6F8F"/>
    <w:rsid w:val="154F7E87"/>
    <w:rsid w:val="155724A3"/>
    <w:rsid w:val="156DC531"/>
    <w:rsid w:val="158FFD7D"/>
    <w:rsid w:val="160DAF65"/>
    <w:rsid w:val="162679FC"/>
    <w:rsid w:val="162B237B"/>
    <w:rsid w:val="164F960C"/>
    <w:rsid w:val="167C7B2E"/>
    <w:rsid w:val="169EAF68"/>
    <w:rsid w:val="16CA4745"/>
    <w:rsid w:val="174A2E00"/>
    <w:rsid w:val="174A7152"/>
    <w:rsid w:val="17618474"/>
    <w:rsid w:val="178553D5"/>
    <w:rsid w:val="17A179C2"/>
    <w:rsid w:val="17C3E55A"/>
    <w:rsid w:val="18286961"/>
    <w:rsid w:val="184B6E90"/>
    <w:rsid w:val="185AEC49"/>
    <w:rsid w:val="1865DA7D"/>
    <w:rsid w:val="18698A86"/>
    <w:rsid w:val="18DDE105"/>
    <w:rsid w:val="18F915AD"/>
    <w:rsid w:val="191B14E2"/>
    <w:rsid w:val="193EA312"/>
    <w:rsid w:val="196A0683"/>
    <w:rsid w:val="19B6E283"/>
    <w:rsid w:val="19DC7D3E"/>
    <w:rsid w:val="1A479DF0"/>
    <w:rsid w:val="1AE86E0C"/>
    <w:rsid w:val="1B08650B"/>
    <w:rsid w:val="1B0CBFB7"/>
    <w:rsid w:val="1B35234F"/>
    <w:rsid w:val="1C0348A1"/>
    <w:rsid w:val="1C14A112"/>
    <w:rsid w:val="1C183C04"/>
    <w:rsid w:val="1C71A129"/>
    <w:rsid w:val="1CAD3AB8"/>
    <w:rsid w:val="1D4F4DD1"/>
    <w:rsid w:val="1D72AC76"/>
    <w:rsid w:val="1D7C63BD"/>
    <w:rsid w:val="1DA4E8E9"/>
    <w:rsid w:val="1DF8212D"/>
    <w:rsid w:val="1E03DDE7"/>
    <w:rsid w:val="1E1461BF"/>
    <w:rsid w:val="1E44955C"/>
    <w:rsid w:val="1E6902EF"/>
    <w:rsid w:val="1E89A4AD"/>
    <w:rsid w:val="1E9FD983"/>
    <w:rsid w:val="1EC4870E"/>
    <w:rsid w:val="1F173F12"/>
    <w:rsid w:val="1F600438"/>
    <w:rsid w:val="1F9084A7"/>
    <w:rsid w:val="1FC9FD3B"/>
    <w:rsid w:val="1FD61350"/>
    <w:rsid w:val="1FD77719"/>
    <w:rsid w:val="1FD8BE3A"/>
    <w:rsid w:val="20087A3C"/>
    <w:rsid w:val="201783A9"/>
    <w:rsid w:val="2046671F"/>
    <w:rsid w:val="207264F6"/>
    <w:rsid w:val="20CE3470"/>
    <w:rsid w:val="20CFD268"/>
    <w:rsid w:val="20D99A25"/>
    <w:rsid w:val="20F3CB73"/>
    <w:rsid w:val="2116C87B"/>
    <w:rsid w:val="21350CBB"/>
    <w:rsid w:val="21A75EB3"/>
    <w:rsid w:val="21AA2A77"/>
    <w:rsid w:val="21B78E91"/>
    <w:rsid w:val="2217CDA9"/>
    <w:rsid w:val="221CDD85"/>
    <w:rsid w:val="2295B870"/>
    <w:rsid w:val="23469905"/>
    <w:rsid w:val="234EE4BE"/>
    <w:rsid w:val="235AC415"/>
    <w:rsid w:val="238CC82D"/>
    <w:rsid w:val="23BA7E0D"/>
    <w:rsid w:val="23FE31FB"/>
    <w:rsid w:val="243D29D7"/>
    <w:rsid w:val="245CFE57"/>
    <w:rsid w:val="24C9D42D"/>
    <w:rsid w:val="2544E4F2"/>
    <w:rsid w:val="2546AF12"/>
    <w:rsid w:val="258D9841"/>
    <w:rsid w:val="25A1A555"/>
    <w:rsid w:val="25BD4ED3"/>
    <w:rsid w:val="25C1E981"/>
    <w:rsid w:val="262A6A88"/>
    <w:rsid w:val="26DC031A"/>
    <w:rsid w:val="270C3164"/>
    <w:rsid w:val="271E85B3"/>
    <w:rsid w:val="2721280C"/>
    <w:rsid w:val="273300A8"/>
    <w:rsid w:val="276917AD"/>
    <w:rsid w:val="276F1767"/>
    <w:rsid w:val="277BE93F"/>
    <w:rsid w:val="27A9B6B7"/>
    <w:rsid w:val="27BFB5BE"/>
    <w:rsid w:val="27E0D98A"/>
    <w:rsid w:val="281522A7"/>
    <w:rsid w:val="28352F66"/>
    <w:rsid w:val="28589E4B"/>
    <w:rsid w:val="28ED9EBB"/>
    <w:rsid w:val="28F4815F"/>
    <w:rsid w:val="2902AB9B"/>
    <w:rsid w:val="2935D8DD"/>
    <w:rsid w:val="29428DDC"/>
    <w:rsid w:val="2962F52C"/>
    <w:rsid w:val="296A0FAA"/>
    <w:rsid w:val="296A91BA"/>
    <w:rsid w:val="296EE9C7"/>
    <w:rsid w:val="29708516"/>
    <w:rsid w:val="298B04A1"/>
    <w:rsid w:val="29939C79"/>
    <w:rsid w:val="29967254"/>
    <w:rsid w:val="29A5B864"/>
    <w:rsid w:val="29ABDC55"/>
    <w:rsid w:val="29ACEBC3"/>
    <w:rsid w:val="29AFAAF4"/>
    <w:rsid w:val="29B099FF"/>
    <w:rsid w:val="2A78B54B"/>
    <w:rsid w:val="2AADEB27"/>
    <w:rsid w:val="2AC74DDD"/>
    <w:rsid w:val="2ADB6861"/>
    <w:rsid w:val="2B097FF0"/>
    <w:rsid w:val="2B118DE4"/>
    <w:rsid w:val="2B19FB08"/>
    <w:rsid w:val="2B347B77"/>
    <w:rsid w:val="2BD147B3"/>
    <w:rsid w:val="2C01100E"/>
    <w:rsid w:val="2C082E1E"/>
    <w:rsid w:val="2C48207E"/>
    <w:rsid w:val="2C4F841B"/>
    <w:rsid w:val="2C87AEE9"/>
    <w:rsid w:val="2CC4A90F"/>
    <w:rsid w:val="2CC77575"/>
    <w:rsid w:val="2CEDD577"/>
    <w:rsid w:val="2D301CFD"/>
    <w:rsid w:val="2D70F6FD"/>
    <w:rsid w:val="2D7EEC14"/>
    <w:rsid w:val="2D8C1483"/>
    <w:rsid w:val="2D8F7229"/>
    <w:rsid w:val="2DAC6D85"/>
    <w:rsid w:val="2E08D0D3"/>
    <w:rsid w:val="2E9DCD16"/>
    <w:rsid w:val="2EB23152"/>
    <w:rsid w:val="2EC27E4B"/>
    <w:rsid w:val="2F41B668"/>
    <w:rsid w:val="2F5D8D9F"/>
    <w:rsid w:val="2F9CD807"/>
    <w:rsid w:val="2F9D4C03"/>
    <w:rsid w:val="2FA18EED"/>
    <w:rsid w:val="304F80E1"/>
    <w:rsid w:val="3098B165"/>
    <w:rsid w:val="30A59567"/>
    <w:rsid w:val="30A67275"/>
    <w:rsid w:val="30CF82C5"/>
    <w:rsid w:val="30E789F8"/>
    <w:rsid w:val="313441BF"/>
    <w:rsid w:val="31610E6E"/>
    <w:rsid w:val="31ACB18D"/>
    <w:rsid w:val="31C8ED49"/>
    <w:rsid w:val="32493A6F"/>
    <w:rsid w:val="32654467"/>
    <w:rsid w:val="32797BF9"/>
    <w:rsid w:val="3288BB0D"/>
    <w:rsid w:val="3353FD83"/>
    <w:rsid w:val="3422A5B1"/>
    <w:rsid w:val="342C0D19"/>
    <w:rsid w:val="34334030"/>
    <w:rsid w:val="34961964"/>
    <w:rsid w:val="34AF62E6"/>
    <w:rsid w:val="34BC5B24"/>
    <w:rsid w:val="34C52276"/>
    <w:rsid w:val="34E53957"/>
    <w:rsid w:val="34FDC665"/>
    <w:rsid w:val="353FAA48"/>
    <w:rsid w:val="358266B2"/>
    <w:rsid w:val="3583E4E8"/>
    <w:rsid w:val="3643D4C0"/>
    <w:rsid w:val="3652C8F1"/>
    <w:rsid w:val="365659C3"/>
    <w:rsid w:val="367E64A7"/>
    <w:rsid w:val="368976BE"/>
    <w:rsid w:val="369FCEAD"/>
    <w:rsid w:val="372BB478"/>
    <w:rsid w:val="375FA2BD"/>
    <w:rsid w:val="379816D1"/>
    <w:rsid w:val="37B3F960"/>
    <w:rsid w:val="37B94C51"/>
    <w:rsid w:val="37BE37EA"/>
    <w:rsid w:val="37D728C1"/>
    <w:rsid w:val="37DE5480"/>
    <w:rsid w:val="37E4B751"/>
    <w:rsid w:val="37E7E49A"/>
    <w:rsid w:val="3823DB07"/>
    <w:rsid w:val="388151CA"/>
    <w:rsid w:val="395B1530"/>
    <w:rsid w:val="39934E93"/>
    <w:rsid w:val="3A23986F"/>
    <w:rsid w:val="3AA505A1"/>
    <w:rsid w:val="3AB0B8AC"/>
    <w:rsid w:val="3B969AAF"/>
    <w:rsid w:val="3BD386D0"/>
    <w:rsid w:val="3C5E68FF"/>
    <w:rsid w:val="3C6FAF06"/>
    <w:rsid w:val="3C8293B2"/>
    <w:rsid w:val="3C95A99E"/>
    <w:rsid w:val="3CB43888"/>
    <w:rsid w:val="3CC00DBC"/>
    <w:rsid w:val="3CC047DA"/>
    <w:rsid w:val="3D0D2F11"/>
    <w:rsid w:val="3D1F2B6F"/>
    <w:rsid w:val="3D2DF7F6"/>
    <w:rsid w:val="3D371FA8"/>
    <w:rsid w:val="3D3F4482"/>
    <w:rsid w:val="3D7915A2"/>
    <w:rsid w:val="3D942D97"/>
    <w:rsid w:val="3DBBA905"/>
    <w:rsid w:val="3DF51140"/>
    <w:rsid w:val="3E693D2A"/>
    <w:rsid w:val="3EEF41CC"/>
    <w:rsid w:val="3F2A8703"/>
    <w:rsid w:val="3F9EE8AF"/>
    <w:rsid w:val="3FA24EA3"/>
    <w:rsid w:val="3FABE359"/>
    <w:rsid w:val="3FE87A80"/>
    <w:rsid w:val="405E93FB"/>
    <w:rsid w:val="40D8BBE0"/>
    <w:rsid w:val="4105E8E3"/>
    <w:rsid w:val="410A41F8"/>
    <w:rsid w:val="41598754"/>
    <w:rsid w:val="4182244C"/>
    <w:rsid w:val="41993CAD"/>
    <w:rsid w:val="41D4BF66"/>
    <w:rsid w:val="42411ED4"/>
    <w:rsid w:val="427955CE"/>
    <w:rsid w:val="429A197F"/>
    <w:rsid w:val="42A9ECC6"/>
    <w:rsid w:val="42D4561E"/>
    <w:rsid w:val="42DCFB9B"/>
    <w:rsid w:val="434A492D"/>
    <w:rsid w:val="434B1EAF"/>
    <w:rsid w:val="43528511"/>
    <w:rsid w:val="43751C2E"/>
    <w:rsid w:val="4387ADC6"/>
    <w:rsid w:val="43A5A453"/>
    <w:rsid w:val="43BFCEE9"/>
    <w:rsid w:val="43D4DFF8"/>
    <w:rsid w:val="43DB1AA1"/>
    <w:rsid w:val="43F20A8B"/>
    <w:rsid w:val="4425F900"/>
    <w:rsid w:val="448F5117"/>
    <w:rsid w:val="44933194"/>
    <w:rsid w:val="44CAE74E"/>
    <w:rsid w:val="450371FD"/>
    <w:rsid w:val="4511D1C0"/>
    <w:rsid w:val="451D5637"/>
    <w:rsid w:val="45314FE0"/>
    <w:rsid w:val="45F74119"/>
    <w:rsid w:val="45F949AA"/>
    <w:rsid w:val="4632DC51"/>
    <w:rsid w:val="4656CBFF"/>
    <w:rsid w:val="469D5D59"/>
    <w:rsid w:val="46D3ECD1"/>
    <w:rsid w:val="47B46EE5"/>
    <w:rsid w:val="483CF9DE"/>
    <w:rsid w:val="484ADD05"/>
    <w:rsid w:val="485F12C4"/>
    <w:rsid w:val="4883741E"/>
    <w:rsid w:val="49796A43"/>
    <w:rsid w:val="4986C910"/>
    <w:rsid w:val="49AEB6F3"/>
    <w:rsid w:val="4A25455D"/>
    <w:rsid w:val="4A5F32E8"/>
    <w:rsid w:val="4A7CD633"/>
    <w:rsid w:val="4A99E58F"/>
    <w:rsid w:val="4A9EB0BC"/>
    <w:rsid w:val="4AA3155D"/>
    <w:rsid w:val="4AE1D9AC"/>
    <w:rsid w:val="4B23C1C8"/>
    <w:rsid w:val="4B97C1D2"/>
    <w:rsid w:val="4B9B089D"/>
    <w:rsid w:val="4BB64A9A"/>
    <w:rsid w:val="4BDB3FC6"/>
    <w:rsid w:val="4C743429"/>
    <w:rsid w:val="4CD4A947"/>
    <w:rsid w:val="4D9A6009"/>
    <w:rsid w:val="4DACD325"/>
    <w:rsid w:val="4DB67DD0"/>
    <w:rsid w:val="4DC4E4D4"/>
    <w:rsid w:val="4DCBFEBC"/>
    <w:rsid w:val="4E2A2DAA"/>
    <w:rsid w:val="4E64084F"/>
    <w:rsid w:val="4E7C50FC"/>
    <w:rsid w:val="4EE4EBDF"/>
    <w:rsid w:val="4F16D159"/>
    <w:rsid w:val="4F1B4B3A"/>
    <w:rsid w:val="4F1BCA73"/>
    <w:rsid w:val="4F224E68"/>
    <w:rsid w:val="4F6DA873"/>
    <w:rsid w:val="4F7B2DCC"/>
    <w:rsid w:val="4FE10E34"/>
    <w:rsid w:val="502A96CE"/>
    <w:rsid w:val="5042692B"/>
    <w:rsid w:val="50536C18"/>
    <w:rsid w:val="508B4FC7"/>
    <w:rsid w:val="50A3A757"/>
    <w:rsid w:val="50DFEC7E"/>
    <w:rsid w:val="510C2459"/>
    <w:rsid w:val="512E1603"/>
    <w:rsid w:val="5131ECB9"/>
    <w:rsid w:val="518E3F9F"/>
    <w:rsid w:val="51A15486"/>
    <w:rsid w:val="51A30B67"/>
    <w:rsid w:val="51ADAF31"/>
    <w:rsid w:val="51CA47D9"/>
    <w:rsid w:val="5201C1F4"/>
    <w:rsid w:val="52030A7E"/>
    <w:rsid w:val="52184BE4"/>
    <w:rsid w:val="525F51D7"/>
    <w:rsid w:val="5297720D"/>
    <w:rsid w:val="529E2FC2"/>
    <w:rsid w:val="5301E61E"/>
    <w:rsid w:val="5311A04A"/>
    <w:rsid w:val="53AD2616"/>
    <w:rsid w:val="53B92DA7"/>
    <w:rsid w:val="53BDFA81"/>
    <w:rsid w:val="53C32B82"/>
    <w:rsid w:val="53C74CB7"/>
    <w:rsid w:val="53D6E643"/>
    <w:rsid w:val="5416D731"/>
    <w:rsid w:val="5450741D"/>
    <w:rsid w:val="545B6C7C"/>
    <w:rsid w:val="54D38E76"/>
    <w:rsid w:val="54DF8D1F"/>
    <w:rsid w:val="54F799E6"/>
    <w:rsid w:val="5507B27F"/>
    <w:rsid w:val="555ACECF"/>
    <w:rsid w:val="55A30A64"/>
    <w:rsid w:val="55BC42A4"/>
    <w:rsid w:val="5683F693"/>
    <w:rsid w:val="56C4B875"/>
    <w:rsid w:val="56F43129"/>
    <w:rsid w:val="570A2B70"/>
    <w:rsid w:val="571336CC"/>
    <w:rsid w:val="571BEBC0"/>
    <w:rsid w:val="57EEB9FC"/>
    <w:rsid w:val="590F7E70"/>
    <w:rsid w:val="59166A23"/>
    <w:rsid w:val="595E3FCD"/>
    <w:rsid w:val="595FA094"/>
    <w:rsid w:val="598F1469"/>
    <w:rsid w:val="59B47911"/>
    <w:rsid w:val="59BF389B"/>
    <w:rsid w:val="59CFC998"/>
    <w:rsid w:val="5A5412A5"/>
    <w:rsid w:val="5A8F0F36"/>
    <w:rsid w:val="5ABA418B"/>
    <w:rsid w:val="5ADBE67A"/>
    <w:rsid w:val="5B11DAEB"/>
    <w:rsid w:val="5B5A2C59"/>
    <w:rsid w:val="5B823AE3"/>
    <w:rsid w:val="5BE1BE79"/>
    <w:rsid w:val="5BFE8722"/>
    <w:rsid w:val="5C313671"/>
    <w:rsid w:val="5C3245C7"/>
    <w:rsid w:val="5C365587"/>
    <w:rsid w:val="5C48B8AF"/>
    <w:rsid w:val="5C610F95"/>
    <w:rsid w:val="5C7AC8A8"/>
    <w:rsid w:val="5CA9F024"/>
    <w:rsid w:val="5D178882"/>
    <w:rsid w:val="5D40D395"/>
    <w:rsid w:val="5E3EE5D8"/>
    <w:rsid w:val="5E6E5343"/>
    <w:rsid w:val="5E792368"/>
    <w:rsid w:val="5E8122B0"/>
    <w:rsid w:val="5E84624D"/>
    <w:rsid w:val="5ECBF976"/>
    <w:rsid w:val="5EEBBF44"/>
    <w:rsid w:val="5F264769"/>
    <w:rsid w:val="5F3F7558"/>
    <w:rsid w:val="5FA3E761"/>
    <w:rsid w:val="5FB9A475"/>
    <w:rsid w:val="5FD16DB6"/>
    <w:rsid w:val="5FE43C93"/>
    <w:rsid w:val="603EBAC8"/>
    <w:rsid w:val="60A16D73"/>
    <w:rsid w:val="613AEA04"/>
    <w:rsid w:val="61774A6E"/>
    <w:rsid w:val="6182DD84"/>
    <w:rsid w:val="6199432A"/>
    <w:rsid w:val="61CA1106"/>
    <w:rsid w:val="61D56AAD"/>
    <w:rsid w:val="61FEB8DA"/>
    <w:rsid w:val="625524F6"/>
    <w:rsid w:val="626CC7A0"/>
    <w:rsid w:val="62738D58"/>
    <w:rsid w:val="628009DB"/>
    <w:rsid w:val="63108D1F"/>
    <w:rsid w:val="63254CE0"/>
    <w:rsid w:val="6352AC0D"/>
    <w:rsid w:val="635F5C75"/>
    <w:rsid w:val="635FE996"/>
    <w:rsid w:val="6432FEB4"/>
    <w:rsid w:val="643DE986"/>
    <w:rsid w:val="644C1250"/>
    <w:rsid w:val="64900053"/>
    <w:rsid w:val="64A5B8C1"/>
    <w:rsid w:val="64ADFB8F"/>
    <w:rsid w:val="64C14DBA"/>
    <w:rsid w:val="6514A23B"/>
    <w:rsid w:val="651A633D"/>
    <w:rsid w:val="6549A59C"/>
    <w:rsid w:val="6554A32D"/>
    <w:rsid w:val="657EBC7B"/>
    <w:rsid w:val="65AA4A36"/>
    <w:rsid w:val="65D99C32"/>
    <w:rsid w:val="668C8DE3"/>
    <w:rsid w:val="66CEDD06"/>
    <w:rsid w:val="66E16C95"/>
    <w:rsid w:val="66F00B1D"/>
    <w:rsid w:val="670F22D9"/>
    <w:rsid w:val="672F15AE"/>
    <w:rsid w:val="673B6B61"/>
    <w:rsid w:val="673F3F99"/>
    <w:rsid w:val="679154D9"/>
    <w:rsid w:val="67A3C164"/>
    <w:rsid w:val="68054DFA"/>
    <w:rsid w:val="6816E645"/>
    <w:rsid w:val="682BBA4A"/>
    <w:rsid w:val="682D9F65"/>
    <w:rsid w:val="6847C570"/>
    <w:rsid w:val="6848F0F8"/>
    <w:rsid w:val="685996BA"/>
    <w:rsid w:val="68B3D770"/>
    <w:rsid w:val="68E22029"/>
    <w:rsid w:val="68EE42AF"/>
    <w:rsid w:val="69314880"/>
    <w:rsid w:val="693A9B29"/>
    <w:rsid w:val="6954712A"/>
    <w:rsid w:val="69552EE5"/>
    <w:rsid w:val="69931C49"/>
    <w:rsid w:val="699F86F5"/>
    <w:rsid w:val="69A7877B"/>
    <w:rsid w:val="69C082A1"/>
    <w:rsid w:val="6A0E3A43"/>
    <w:rsid w:val="6A16C421"/>
    <w:rsid w:val="6A24E34A"/>
    <w:rsid w:val="6A521A5C"/>
    <w:rsid w:val="6AF6D4DF"/>
    <w:rsid w:val="6BF38ACC"/>
    <w:rsid w:val="6C1FBDA6"/>
    <w:rsid w:val="6C601AF2"/>
    <w:rsid w:val="6D12CF60"/>
    <w:rsid w:val="6D252881"/>
    <w:rsid w:val="6D7B5307"/>
    <w:rsid w:val="6E3FCDEC"/>
    <w:rsid w:val="6E5A1ABD"/>
    <w:rsid w:val="6E5A7CAB"/>
    <w:rsid w:val="6E6DEEC0"/>
    <w:rsid w:val="6E93317B"/>
    <w:rsid w:val="6EFEE094"/>
    <w:rsid w:val="6F0562A9"/>
    <w:rsid w:val="6F08DDE0"/>
    <w:rsid w:val="6F380E96"/>
    <w:rsid w:val="6F3BC515"/>
    <w:rsid w:val="6F43BBB2"/>
    <w:rsid w:val="6F6BFF62"/>
    <w:rsid w:val="6F8710B0"/>
    <w:rsid w:val="6F8784F9"/>
    <w:rsid w:val="6FADEA46"/>
    <w:rsid w:val="70334A49"/>
    <w:rsid w:val="7037A5B5"/>
    <w:rsid w:val="7056614D"/>
    <w:rsid w:val="714F8ACE"/>
    <w:rsid w:val="715E063D"/>
    <w:rsid w:val="71638C5A"/>
    <w:rsid w:val="717ECC12"/>
    <w:rsid w:val="71A9E11B"/>
    <w:rsid w:val="71BE68A0"/>
    <w:rsid w:val="71BE7AF5"/>
    <w:rsid w:val="72177098"/>
    <w:rsid w:val="72504166"/>
    <w:rsid w:val="728E6F22"/>
    <w:rsid w:val="72B81EED"/>
    <w:rsid w:val="72B83B63"/>
    <w:rsid w:val="731887EC"/>
    <w:rsid w:val="733C8F13"/>
    <w:rsid w:val="7433D34A"/>
    <w:rsid w:val="7451DE7D"/>
    <w:rsid w:val="7468005B"/>
    <w:rsid w:val="746BA268"/>
    <w:rsid w:val="74840B99"/>
    <w:rsid w:val="74B865F4"/>
    <w:rsid w:val="74C09E10"/>
    <w:rsid w:val="74ECBB96"/>
    <w:rsid w:val="74F3E4C6"/>
    <w:rsid w:val="74F92CEB"/>
    <w:rsid w:val="7503EA9C"/>
    <w:rsid w:val="75055FA0"/>
    <w:rsid w:val="7550F03F"/>
    <w:rsid w:val="75B9948B"/>
    <w:rsid w:val="7642E8CF"/>
    <w:rsid w:val="7672C62A"/>
    <w:rsid w:val="76D33493"/>
    <w:rsid w:val="7708E13A"/>
    <w:rsid w:val="7776DBD0"/>
    <w:rsid w:val="7793AA8E"/>
    <w:rsid w:val="77A09D03"/>
    <w:rsid w:val="77A2556C"/>
    <w:rsid w:val="77F2E424"/>
    <w:rsid w:val="78165F20"/>
    <w:rsid w:val="78270D97"/>
    <w:rsid w:val="783E6C4A"/>
    <w:rsid w:val="7840BF91"/>
    <w:rsid w:val="788DE9D5"/>
    <w:rsid w:val="78A46304"/>
    <w:rsid w:val="78B718BF"/>
    <w:rsid w:val="78FC1A0A"/>
    <w:rsid w:val="79278913"/>
    <w:rsid w:val="793DDE31"/>
    <w:rsid w:val="795D0E2C"/>
    <w:rsid w:val="7988A73D"/>
    <w:rsid w:val="79B122B4"/>
    <w:rsid w:val="79DDB878"/>
    <w:rsid w:val="79FDA0AB"/>
    <w:rsid w:val="7A08E2CD"/>
    <w:rsid w:val="7A2AF889"/>
    <w:rsid w:val="7A310610"/>
    <w:rsid w:val="7A3B4136"/>
    <w:rsid w:val="7A525D1B"/>
    <w:rsid w:val="7A8B7A23"/>
    <w:rsid w:val="7A9B129E"/>
    <w:rsid w:val="7AC6948B"/>
    <w:rsid w:val="7B2840CB"/>
    <w:rsid w:val="7C0133DD"/>
    <w:rsid w:val="7C344881"/>
    <w:rsid w:val="7C8B449E"/>
    <w:rsid w:val="7C9C9D31"/>
    <w:rsid w:val="7CCE88F2"/>
    <w:rsid w:val="7D114880"/>
    <w:rsid w:val="7D50AAAE"/>
    <w:rsid w:val="7D99F5DE"/>
    <w:rsid w:val="7DAE395F"/>
    <w:rsid w:val="7E0C59D8"/>
    <w:rsid w:val="7E3AE708"/>
    <w:rsid w:val="7E8503D7"/>
    <w:rsid w:val="7EB8EB29"/>
    <w:rsid w:val="7EBC2B5C"/>
    <w:rsid w:val="7EC6A405"/>
    <w:rsid w:val="7EDDDAB7"/>
    <w:rsid w:val="7F5AC831"/>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FCB1"/>
  <w15:chartTrackingRefBased/>
  <w15:docId w15:val="{3B14662D-3C37-40DC-ACB0-ABE03707C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2D8F7229"/>
    <w:pPr>
      <w:keepNext/>
      <w:keepLines/>
      <w:spacing w:before="360" w:after="80"/>
      <w:outlineLvl w:val="0"/>
    </w:pPr>
    <w:rPr>
      <w:rFonts w:asciiTheme="majorHAnsi" w:hAnsiTheme="majorHAnsi" w:eastAsiaTheme="minorEastAsia" w:cstheme="majorEastAsia"/>
      <w:color w:val="2F5496" w:themeColor="accent1" w:themeShade="BF"/>
      <w:sz w:val="40"/>
      <w:szCs w:val="40"/>
    </w:rPr>
  </w:style>
  <w:style w:type="paragraph" w:styleId="Heading2">
    <w:name w:val="heading 2"/>
    <w:basedOn w:val="Normal"/>
    <w:next w:val="Normal"/>
    <w:link w:val="Heading2Char"/>
    <w:uiPriority w:val="9"/>
    <w:unhideWhenUsed/>
    <w:qFormat/>
    <w:rsid w:val="2D8F7229"/>
    <w:pPr>
      <w:keepNext/>
      <w:keepLines/>
      <w:spacing w:before="160" w:after="80"/>
      <w:outlineLvl w:val="1"/>
    </w:pPr>
    <w:rPr>
      <w:rFonts w:asciiTheme="majorHAnsi" w:hAnsiTheme="majorHAnsi" w:eastAsiaTheme="minorEastAsia" w:cstheme="majorEastAsia"/>
      <w:color w:val="2F5496" w:themeColor="accent1" w:themeShade="BF"/>
      <w:sz w:val="32"/>
      <w:szCs w:val="32"/>
    </w:rPr>
  </w:style>
  <w:style w:type="paragraph" w:styleId="Heading3">
    <w:name w:val="heading 3"/>
    <w:basedOn w:val="Normal"/>
    <w:next w:val="Normal"/>
    <w:link w:val="Heading3Char"/>
    <w:uiPriority w:val="9"/>
    <w:unhideWhenUsed/>
    <w:qFormat/>
    <w:rsid w:val="2D8F7229"/>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link w:val="Heading4Char"/>
    <w:uiPriority w:val="9"/>
    <w:unhideWhenUsed/>
    <w:qFormat/>
    <w:rsid w:val="2D8F7229"/>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344768"/>
    <w:pPr>
      <w:tabs>
        <w:tab w:val="center" w:pos="4680"/>
        <w:tab w:val="right" w:pos="9360"/>
      </w:tabs>
    </w:pPr>
  </w:style>
  <w:style w:type="character" w:styleId="FooterChar" w:customStyle="1">
    <w:name w:val="Footer Char"/>
    <w:basedOn w:val="DefaultParagraphFont"/>
    <w:link w:val="Footer"/>
    <w:uiPriority w:val="99"/>
    <w:rsid w:val="00344768"/>
  </w:style>
  <w:style w:type="character" w:styleId="PageNumber">
    <w:name w:val="page number"/>
    <w:basedOn w:val="DefaultParagraphFont"/>
    <w:uiPriority w:val="99"/>
    <w:semiHidden/>
    <w:unhideWhenUsed/>
    <w:rsid w:val="00344768"/>
  </w:style>
  <w:style w:type="paragraph" w:styleId="Header">
    <w:name w:val="header"/>
    <w:basedOn w:val="Normal"/>
    <w:link w:val="HeaderChar"/>
    <w:uiPriority w:val="99"/>
    <w:unhideWhenUsed/>
    <w:rsid w:val="00344768"/>
    <w:pPr>
      <w:tabs>
        <w:tab w:val="center" w:pos="4680"/>
        <w:tab w:val="right" w:pos="9360"/>
      </w:tabs>
    </w:pPr>
  </w:style>
  <w:style w:type="character" w:styleId="HeaderChar" w:customStyle="1">
    <w:name w:val="Header Char"/>
    <w:basedOn w:val="DefaultParagraphFont"/>
    <w:link w:val="Header"/>
    <w:uiPriority w:val="99"/>
    <w:rsid w:val="00344768"/>
  </w:style>
  <w:style w:type="paragraph" w:styleId="ListParagraph">
    <w:name w:val="List Paragraph"/>
    <w:basedOn w:val="Normal"/>
    <w:uiPriority w:val="34"/>
    <w:qFormat/>
    <w:rsid w:val="00203D8B"/>
    <w:pPr>
      <w:ind w:left="720"/>
      <w:contextualSpacing/>
    </w:pPr>
  </w:style>
  <w:style w:type="character" w:styleId="Heading4Char" w:customStyle="1">
    <w:name w:val="Heading 4 Char"/>
    <w:basedOn w:val="DefaultParagraphFont"/>
    <w:link w:val="Heading4"/>
    <w:uiPriority w:val="9"/>
    <w:rsid w:val="006F1E70"/>
    <w:rPr>
      <w:rFonts w:eastAsiaTheme="minorEastAsia" w:cstheme="majorEastAsia"/>
      <w:i/>
      <w:iCs/>
      <w:color w:val="2F5496" w:themeColor="accent1" w:themeShade="BF"/>
    </w:rPr>
  </w:style>
  <w:style w:type="character" w:styleId="Heading2Char" w:customStyle="1">
    <w:name w:val="Heading 2 Char"/>
    <w:basedOn w:val="DefaultParagraphFont"/>
    <w:link w:val="Heading2"/>
    <w:uiPriority w:val="9"/>
    <w:rsid w:val="00305796"/>
    <w:rPr>
      <w:rFonts w:asciiTheme="majorHAnsi" w:hAnsiTheme="majorHAnsi" w:eastAsiaTheme="minorEastAsia" w:cstheme="majorEastAsia"/>
      <w:color w:val="2F5496" w:themeColor="accent1" w:themeShade="BF"/>
      <w:sz w:val="32"/>
      <w:szCs w:val="32"/>
    </w:rPr>
  </w:style>
  <w:style w:type="character" w:styleId="Heading3Char" w:customStyle="1">
    <w:name w:val="Heading 3 Char"/>
    <w:basedOn w:val="DefaultParagraphFont"/>
    <w:link w:val="Heading3"/>
    <w:uiPriority w:val="9"/>
    <w:rsid w:val="00305796"/>
    <w:rPr>
      <w:rFonts w:eastAsiaTheme="minorEastAsia" w:cstheme="majorEastAsia"/>
      <w:color w:val="2F5496" w:themeColor="accent1" w:themeShade="BF"/>
      <w:sz w:val="28"/>
      <w:szCs w:val="28"/>
    </w:rPr>
  </w:style>
  <w:style w:type="table" w:styleId="TableGrid">
    <w:name w:val="Table Grid"/>
    <w:basedOn w:val="TableNormal"/>
    <w:uiPriority w:val="59"/>
    <w:rsid w:val="00305796"/>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Heading">
    <w:name w:val="TOC Heading"/>
    <w:basedOn w:val="Heading1"/>
    <w:next w:val="Normal"/>
    <w:uiPriority w:val="39"/>
    <w:unhideWhenUsed/>
    <w:qFormat/>
    <w:rsid w:val="2D8F7229"/>
    <w:pPr>
      <w:spacing w:before="480" w:after="0" w:line="276" w:lineRule="auto"/>
    </w:pPr>
    <w:rPr>
      <w:rFonts w:eastAsiaTheme="majorEastAsia" w:cstheme="majorBidi"/>
      <w:b/>
      <w:bCs/>
      <w:sz w:val="28"/>
      <w:szCs w:val="28"/>
      <w:lang w:val="en-US"/>
    </w:rPr>
  </w:style>
  <w:style w:type="paragraph" w:styleId="TOC1">
    <w:name w:val="toc 1"/>
    <w:basedOn w:val="Normal"/>
    <w:next w:val="Normal"/>
    <w:autoRedefine/>
    <w:uiPriority w:val="39"/>
    <w:unhideWhenUsed/>
    <w:rsid w:val="009B1133"/>
    <w:pPr>
      <w:spacing w:before="120"/>
    </w:pPr>
    <w:rPr>
      <w:rFonts w:cstheme="minorHAnsi"/>
      <w:b/>
      <w:bCs/>
      <w:i/>
      <w:iCs/>
    </w:rPr>
  </w:style>
  <w:style w:type="paragraph" w:styleId="TOC2">
    <w:name w:val="toc 2"/>
    <w:basedOn w:val="Normal"/>
    <w:next w:val="Normal"/>
    <w:autoRedefine/>
    <w:uiPriority w:val="39"/>
    <w:unhideWhenUsed/>
    <w:rsid w:val="009B1133"/>
    <w:pPr>
      <w:spacing w:before="120"/>
      <w:ind w:left="240"/>
    </w:pPr>
    <w:rPr>
      <w:rFonts w:cstheme="minorHAnsi"/>
      <w:b/>
      <w:bCs/>
      <w:sz w:val="22"/>
      <w:szCs w:val="22"/>
    </w:rPr>
  </w:style>
  <w:style w:type="paragraph" w:styleId="TOC3">
    <w:name w:val="toc 3"/>
    <w:basedOn w:val="Normal"/>
    <w:next w:val="Normal"/>
    <w:autoRedefine/>
    <w:uiPriority w:val="39"/>
    <w:unhideWhenUsed/>
    <w:rsid w:val="009B1133"/>
    <w:pPr>
      <w:ind w:left="480"/>
    </w:pPr>
    <w:rPr>
      <w:rFonts w:cstheme="minorHAnsi"/>
      <w:sz w:val="20"/>
      <w:szCs w:val="20"/>
    </w:rPr>
  </w:style>
  <w:style w:type="character" w:styleId="Hyperlink">
    <w:name w:val="Hyperlink"/>
    <w:basedOn w:val="DefaultParagraphFont"/>
    <w:uiPriority w:val="99"/>
    <w:unhideWhenUsed/>
    <w:rsid w:val="009B1133"/>
    <w:rPr>
      <w:color w:val="0563C1" w:themeColor="hyperlink"/>
      <w:u w:val="single"/>
    </w:rPr>
  </w:style>
  <w:style w:type="paragraph" w:styleId="TOC4">
    <w:name w:val="toc 4"/>
    <w:basedOn w:val="Normal"/>
    <w:next w:val="Normal"/>
    <w:autoRedefine/>
    <w:uiPriority w:val="39"/>
    <w:semiHidden/>
    <w:unhideWhenUsed/>
    <w:rsid w:val="009B1133"/>
    <w:pPr>
      <w:ind w:left="720"/>
    </w:pPr>
    <w:rPr>
      <w:rFonts w:cstheme="minorHAnsi"/>
      <w:sz w:val="20"/>
      <w:szCs w:val="20"/>
    </w:rPr>
  </w:style>
  <w:style w:type="paragraph" w:styleId="TOC5">
    <w:name w:val="toc 5"/>
    <w:basedOn w:val="Normal"/>
    <w:next w:val="Normal"/>
    <w:autoRedefine/>
    <w:uiPriority w:val="39"/>
    <w:semiHidden/>
    <w:unhideWhenUsed/>
    <w:rsid w:val="009B1133"/>
    <w:pPr>
      <w:ind w:left="960"/>
    </w:pPr>
    <w:rPr>
      <w:rFonts w:cstheme="minorHAnsi"/>
      <w:sz w:val="20"/>
      <w:szCs w:val="20"/>
    </w:rPr>
  </w:style>
  <w:style w:type="paragraph" w:styleId="TOC6">
    <w:name w:val="toc 6"/>
    <w:basedOn w:val="Normal"/>
    <w:next w:val="Normal"/>
    <w:autoRedefine/>
    <w:uiPriority w:val="39"/>
    <w:semiHidden/>
    <w:unhideWhenUsed/>
    <w:rsid w:val="009B1133"/>
    <w:pPr>
      <w:ind w:left="1200"/>
    </w:pPr>
    <w:rPr>
      <w:rFonts w:cstheme="minorHAnsi"/>
      <w:sz w:val="20"/>
      <w:szCs w:val="20"/>
    </w:rPr>
  </w:style>
  <w:style w:type="paragraph" w:styleId="TOC7">
    <w:name w:val="toc 7"/>
    <w:basedOn w:val="Normal"/>
    <w:next w:val="Normal"/>
    <w:autoRedefine/>
    <w:uiPriority w:val="39"/>
    <w:semiHidden/>
    <w:unhideWhenUsed/>
    <w:rsid w:val="009B1133"/>
    <w:pPr>
      <w:ind w:left="1440"/>
    </w:pPr>
    <w:rPr>
      <w:rFonts w:cstheme="minorHAnsi"/>
      <w:sz w:val="20"/>
      <w:szCs w:val="20"/>
    </w:rPr>
  </w:style>
  <w:style w:type="paragraph" w:styleId="TOC8">
    <w:name w:val="toc 8"/>
    <w:basedOn w:val="Normal"/>
    <w:next w:val="Normal"/>
    <w:autoRedefine/>
    <w:uiPriority w:val="39"/>
    <w:semiHidden/>
    <w:unhideWhenUsed/>
    <w:rsid w:val="009B1133"/>
    <w:pPr>
      <w:ind w:left="1680"/>
    </w:pPr>
    <w:rPr>
      <w:rFonts w:cstheme="minorHAnsi"/>
      <w:sz w:val="20"/>
      <w:szCs w:val="20"/>
    </w:rPr>
  </w:style>
  <w:style w:type="paragraph" w:styleId="TOC9">
    <w:name w:val="toc 9"/>
    <w:basedOn w:val="Normal"/>
    <w:next w:val="Normal"/>
    <w:autoRedefine/>
    <w:uiPriority w:val="39"/>
    <w:semiHidden/>
    <w:unhideWhenUsed/>
    <w:rsid w:val="009B1133"/>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540631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numbering" Target="numbering.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DA17B-9FF2-5144-804D-DC6E82A021A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Omisesan, Abdul-Rasaq Oluwadamilola [Student]</dc:creator>
  <keywords/>
  <dc:description/>
  <lastModifiedBy>Callum Joseph Arul</lastModifiedBy>
  <revision>270</revision>
  <dcterms:created xsi:type="dcterms:W3CDTF">2025-01-22T00:23:00.0000000Z</dcterms:created>
  <dcterms:modified xsi:type="dcterms:W3CDTF">2025-02-03T04:21:51.8904374Z</dcterms:modified>
</coreProperties>
</file>