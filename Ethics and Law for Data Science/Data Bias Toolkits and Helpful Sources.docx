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505889" w14:textId="5FEA9C1D" w:rsidR="008407DF" w:rsidRPr="008407DF" w:rsidRDefault="008407DF" w:rsidP="00463B54">
      <w:pPr>
        <w:spacing w:afterAutospacing="1" w:line="480" w:lineRule="atLeast"/>
        <w:rPr>
          <w:rFonts w:asciiTheme="majorHAnsi" w:eastAsia="Times New Roman" w:hAnsiTheme="majorHAnsi" w:cstheme="majorHAnsi"/>
          <w:b/>
          <w:bCs/>
          <w:color w:val="12110D"/>
          <w:sz w:val="36"/>
          <w:szCs w:val="36"/>
          <w:lang w:val="en-CA"/>
        </w:rPr>
      </w:pPr>
      <w:r w:rsidRPr="008407DF">
        <w:rPr>
          <w:rFonts w:asciiTheme="majorHAnsi" w:eastAsia="Times New Roman" w:hAnsiTheme="majorHAnsi" w:cstheme="majorHAnsi"/>
          <w:b/>
          <w:bCs/>
          <w:color w:val="12110D"/>
          <w:sz w:val="36"/>
          <w:szCs w:val="36"/>
          <w:lang w:val="en-CA"/>
        </w:rPr>
        <w:t>Responsible AI /Fairness/Data Bias Software Toolkits</w:t>
      </w:r>
    </w:p>
    <w:p w14:paraId="4673E3FE" w14:textId="77777777" w:rsidR="008407DF" w:rsidRPr="008407DF" w:rsidRDefault="008407DF" w:rsidP="00463B54">
      <w:pPr>
        <w:spacing w:line="480" w:lineRule="atLeast"/>
        <w:rPr>
          <w:rFonts w:asciiTheme="majorHAnsi" w:eastAsia="Times New Roman" w:hAnsiTheme="majorHAnsi" w:cstheme="majorHAnsi"/>
          <w:color w:val="2A2A2A"/>
          <w:spacing w:val="5"/>
          <w:lang w:val="en-CA"/>
        </w:rPr>
      </w:pPr>
    </w:p>
    <w:p w14:paraId="5ECD41FC" w14:textId="66FE70D8" w:rsidR="00463B54" w:rsidRPr="008407DF" w:rsidRDefault="00463B54" w:rsidP="00463B54">
      <w:pPr>
        <w:spacing w:line="480" w:lineRule="atLeast"/>
        <w:rPr>
          <w:rFonts w:asciiTheme="majorHAnsi" w:eastAsia="Times New Roman" w:hAnsiTheme="majorHAnsi" w:cstheme="majorHAnsi"/>
          <w:color w:val="2A2A2A"/>
          <w:spacing w:val="5"/>
          <w:lang w:val="en-CA"/>
        </w:rPr>
      </w:pPr>
      <w:hyperlink r:id="rId6" w:tgtFrame="_blank" w:history="1">
        <w:r w:rsidRPr="008407DF">
          <w:rPr>
            <w:rFonts w:asciiTheme="majorHAnsi" w:eastAsia="Times New Roman" w:hAnsiTheme="majorHAnsi" w:cstheme="majorHAnsi"/>
            <w:b/>
            <w:bCs/>
            <w:color w:val="252525"/>
            <w:spacing w:val="5"/>
            <w:u w:val="single"/>
            <w:bdr w:val="none" w:sz="0" w:space="0" w:color="auto" w:frame="1"/>
            <w:lang w:val="en-CA"/>
          </w:rPr>
          <w:t>Responsible AI (RAI)</w:t>
        </w:r>
      </w:hyperlink>
      <w:r w:rsidRPr="00463B54">
        <w:rPr>
          <w:rFonts w:asciiTheme="majorHAnsi" w:eastAsia="Times New Roman" w:hAnsiTheme="majorHAnsi" w:cstheme="majorHAnsi"/>
          <w:color w:val="2A2A2A"/>
          <w:spacing w:val="5"/>
          <w:lang w:val="en-CA"/>
        </w:rPr>
        <w:t> is the process of designing, building, and using AI to help employees, businesses, customers, and society as a whole. In addition, RAI enables businesses to build trust and confidently scale AI.</w:t>
      </w:r>
    </w:p>
    <w:p w14:paraId="4A3C0C0C" w14:textId="77777777" w:rsidR="008407DF" w:rsidRPr="00463B54" w:rsidRDefault="008407DF" w:rsidP="00463B54">
      <w:pPr>
        <w:spacing w:line="480" w:lineRule="atLeast"/>
        <w:rPr>
          <w:rFonts w:asciiTheme="majorHAnsi" w:eastAsia="Times New Roman" w:hAnsiTheme="majorHAnsi" w:cstheme="majorHAnsi"/>
          <w:color w:val="2A2A2A"/>
          <w:spacing w:val="5"/>
          <w:lang w:val="en-CA"/>
        </w:rPr>
      </w:pPr>
    </w:p>
    <w:p w14:paraId="03694E8C" w14:textId="7CA712AE" w:rsidR="00463B54" w:rsidRPr="008407DF" w:rsidRDefault="00463B54" w:rsidP="00463B54">
      <w:pPr>
        <w:spacing w:line="480" w:lineRule="atLeast"/>
        <w:rPr>
          <w:rFonts w:asciiTheme="majorHAnsi" w:eastAsia="Times New Roman" w:hAnsiTheme="majorHAnsi" w:cstheme="majorHAnsi"/>
          <w:color w:val="2A2A2A"/>
          <w:spacing w:val="5"/>
          <w:lang w:val="en-CA"/>
        </w:rPr>
      </w:pPr>
      <w:hyperlink r:id="rId7" w:tgtFrame="_blank" w:history="1">
        <w:r w:rsidRPr="008407DF">
          <w:rPr>
            <w:rFonts w:asciiTheme="majorHAnsi" w:eastAsia="Times New Roman" w:hAnsiTheme="majorHAnsi" w:cstheme="majorHAnsi"/>
            <w:b/>
            <w:bCs/>
            <w:color w:val="252525"/>
            <w:spacing w:val="5"/>
            <w:u w:val="single"/>
            <w:bdr w:val="none" w:sz="0" w:space="0" w:color="auto" w:frame="1"/>
            <w:lang w:val="en-CA"/>
          </w:rPr>
          <w:t>RAI</w:t>
        </w:r>
      </w:hyperlink>
      <w:r w:rsidRPr="00463B54">
        <w:rPr>
          <w:rFonts w:asciiTheme="majorHAnsi" w:eastAsia="Times New Roman" w:hAnsiTheme="majorHAnsi" w:cstheme="majorHAnsi"/>
          <w:color w:val="2A2A2A"/>
          <w:spacing w:val="5"/>
          <w:lang w:val="en-CA"/>
        </w:rPr>
        <w:t> is the only way to reduce the risks that come with AI. Now is the time to look at your current practices or make new ones so you can build technology and use data responsibly and ethically and be ready for future rules. Furthermore, Responsible AI toolkits can create robust, transparent, and fair AI applications and systems. We have compiled a list of resources and toolkits to support the implementation of RAI.</w:t>
      </w:r>
    </w:p>
    <w:p w14:paraId="308493C0" w14:textId="77777777" w:rsidR="008407DF" w:rsidRPr="00463B54" w:rsidRDefault="008407DF" w:rsidP="00463B54">
      <w:pPr>
        <w:spacing w:line="480" w:lineRule="atLeast"/>
        <w:rPr>
          <w:rFonts w:asciiTheme="majorHAnsi" w:eastAsia="Times New Roman" w:hAnsiTheme="majorHAnsi" w:cstheme="majorHAnsi"/>
          <w:color w:val="2A2A2A"/>
          <w:spacing w:val="5"/>
          <w:lang w:val="en-CA"/>
        </w:rPr>
      </w:pPr>
    </w:p>
    <w:p w14:paraId="79F6F6D8"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r w:rsidRPr="008407DF">
        <w:rPr>
          <w:rFonts w:asciiTheme="majorHAnsi" w:eastAsia="Times New Roman" w:hAnsiTheme="majorHAnsi" w:cstheme="majorHAnsi"/>
          <w:b/>
          <w:bCs/>
          <w:color w:val="2A2A2A"/>
          <w:spacing w:val="5"/>
          <w:bdr w:val="none" w:sz="0" w:space="0" w:color="auto" w:frame="1"/>
          <w:lang w:val="en-CA"/>
        </w:rPr>
        <w:t>AI Fairness 360</w:t>
      </w:r>
    </w:p>
    <w:p w14:paraId="1268C032"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r w:rsidRPr="00463B54">
        <w:rPr>
          <w:rFonts w:asciiTheme="majorHAnsi" w:eastAsia="Times New Roman" w:hAnsiTheme="majorHAnsi" w:cstheme="majorHAnsi"/>
          <w:color w:val="2A2A2A"/>
          <w:spacing w:val="5"/>
          <w:lang w:val="en-CA"/>
        </w:rPr>
        <w:t>The IBM </w:t>
      </w:r>
      <w:hyperlink r:id="rId8" w:tgtFrame="_blank" w:history="1">
        <w:r w:rsidRPr="008407DF">
          <w:rPr>
            <w:rFonts w:asciiTheme="majorHAnsi" w:eastAsia="Times New Roman" w:hAnsiTheme="majorHAnsi" w:cstheme="majorHAnsi"/>
            <w:b/>
            <w:bCs/>
            <w:color w:val="252525"/>
            <w:spacing w:val="5"/>
            <w:u w:val="single"/>
            <w:bdr w:val="none" w:sz="0" w:space="0" w:color="auto" w:frame="1"/>
            <w:lang w:val="en-CA"/>
          </w:rPr>
          <w:t>AI Fairness 360</w:t>
        </w:r>
      </w:hyperlink>
      <w:r w:rsidRPr="00463B54">
        <w:rPr>
          <w:rFonts w:asciiTheme="majorHAnsi" w:eastAsia="Times New Roman" w:hAnsiTheme="majorHAnsi" w:cstheme="majorHAnsi"/>
          <w:color w:val="2A2A2A"/>
          <w:spacing w:val="5"/>
          <w:lang w:val="en-CA"/>
        </w:rPr>
        <w:t> toolkit is an open-source library that can be expanded and contains methods created by the research community. As a result, bias in machine learning models is detected and reduced throughout the lifecycle of an AI application.</w:t>
      </w:r>
    </w:p>
    <w:p w14:paraId="57A1FE3A"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proofErr w:type="spellStart"/>
      <w:r w:rsidRPr="008407DF">
        <w:rPr>
          <w:rFonts w:asciiTheme="majorHAnsi" w:eastAsia="Times New Roman" w:hAnsiTheme="majorHAnsi" w:cstheme="majorHAnsi"/>
          <w:b/>
          <w:bCs/>
          <w:color w:val="2A2A2A"/>
          <w:spacing w:val="5"/>
          <w:bdr w:val="none" w:sz="0" w:space="0" w:color="auto" w:frame="1"/>
          <w:lang w:val="en-CA"/>
        </w:rPr>
        <w:t>Fairlearn</w:t>
      </w:r>
      <w:proofErr w:type="spellEnd"/>
    </w:p>
    <w:p w14:paraId="7CA2DC85"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hyperlink r:id="rId9" w:tgtFrame="_blank" w:history="1">
        <w:proofErr w:type="spellStart"/>
        <w:r w:rsidRPr="008407DF">
          <w:rPr>
            <w:rFonts w:asciiTheme="majorHAnsi" w:eastAsia="Times New Roman" w:hAnsiTheme="majorHAnsi" w:cstheme="majorHAnsi"/>
            <w:b/>
            <w:bCs/>
            <w:color w:val="252525"/>
            <w:spacing w:val="5"/>
            <w:u w:val="single"/>
            <w:bdr w:val="none" w:sz="0" w:space="0" w:color="auto" w:frame="1"/>
            <w:lang w:val="en-CA"/>
          </w:rPr>
          <w:t>Fairlearn</w:t>
        </w:r>
        <w:proofErr w:type="spellEnd"/>
      </w:hyperlink>
      <w:r w:rsidRPr="00463B54">
        <w:rPr>
          <w:rFonts w:asciiTheme="majorHAnsi" w:eastAsia="Times New Roman" w:hAnsiTheme="majorHAnsi" w:cstheme="majorHAnsi"/>
          <w:color w:val="2A2A2A"/>
          <w:spacing w:val="5"/>
          <w:lang w:val="en-CA"/>
        </w:rPr>
        <w:t> enables AI system developers to assess the fairness of their systems and address any issues discovered. It includes mitigation algorithms as well as model evaluation metrics.</w:t>
      </w:r>
    </w:p>
    <w:p w14:paraId="0EF2D846"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r w:rsidRPr="008407DF">
        <w:rPr>
          <w:rFonts w:asciiTheme="majorHAnsi" w:eastAsia="Times New Roman" w:hAnsiTheme="majorHAnsi" w:cstheme="majorHAnsi"/>
          <w:b/>
          <w:bCs/>
          <w:color w:val="2A2A2A"/>
          <w:spacing w:val="5"/>
          <w:bdr w:val="none" w:sz="0" w:space="0" w:color="auto" w:frame="1"/>
          <w:lang w:val="en-CA"/>
        </w:rPr>
        <w:t>Model Card Toolkit</w:t>
      </w:r>
    </w:p>
    <w:p w14:paraId="155FB5F2" w14:textId="2EDAD7EC" w:rsidR="00463B54" w:rsidRDefault="00463B54" w:rsidP="00463B54">
      <w:pPr>
        <w:spacing w:line="480" w:lineRule="atLeast"/>
        <w:rPr>
          <w:rFonts w:asciiTheme="majorHAnsi" w:eastAsia="Times New Roman" w:hAnsiTheme="majorHAnsi" w:cstheme="majorHAnsi"/>
          <w:color w:val="2A2A2A"/>
          <w:spacing w:val="5"/>
          <w:lang w:val="en-CA"/>
        </w:rPr>
      </w:pPr>
      <w:r w:rsidRPr="00463B54">
        <w:rPr>
          <w:rFonts w:asciiTheme="majorHAnsi" w:eastAsia="Times New Roman" w:hAnsiTheme="majorHAnsi" w:cstheme="majorHAnsi"/>
          <w:color w:val="2A2A2A"/>
          <w:spacing w:val="5"/>
          <w:lang w:val="en-CA"/>
        </w:rPr>
        <w:t>The </w:t>
      </w:r>
      <w:hyperlink r:id="rId10" w:tgtFrame="_blank" w:history="1">
        <w:r w:rsidRPr="008407DF">
          <w:rPr>
            <w:rFonts w:asciiTheme="majorHAnsi" w:eastAsia="Times New Roman" w:hAnsiTheme="majorHAnsi" w:cstheme="majorHAnsi"/>
            <w:b/>
            <w:bCs/>
            <w:color w:val="252525"/>
            <w:spacing w:val="5"/>
            <w:u w:val="single"/>
            <w:bdr w:val="none" w:sz="0" w:space="0" w:color="auto" w:frame="1"/>
            <w:lang w:val="en-CA"/>
          </w:rPr>
          <w:t>Model Card Toolkit</w:t>
        </w:r>
      </w:hyperlink>
      <w:r w:rsidRPr="00463B54">
        <w:rPr>
          <w:rFonts w:asciiTheme="majorHAnsi" w:eastAsia="Times New Roman" w:hAnsiTheme="majorHAnsi" w:cstheme="majorHAnsi"/>
          <w:color w:val="2A2A2A"/>
          <w:spacing w:val="5"/>
          <w:lang w:val="en-CA"/>
        </w:rPr>
        <w:t> (MCT) makes it easier and faster to make Model Cards. Model Cards are documents for machine learning that explain how we built a model and how well it works.</w:t>
      </w:r>
    </w:p>
    <w:p w14:paraId="1C9A5712" w14:textId="680B1B50" w:rsidR="008407DF" w:rsidRDefault="008407DF" w:rsidP="00463B54">
      <w:pPr>
        <w:spacing w:line="480" w:lineRule="atLeast"/>
        <w:rPr>
          <w:rFonts w:asciiTheme="majorHAnsi" w:eastAsia="Times New Roman" w:hAnsiTheme="majorHAnsi" w:cstheme="majorHAnsi"/>
          <w:color w:val="2A2A2A"/>
          <w:spacing w:val="5"/>
          <w:lang w:val="en-CA"/>
        </w:rPr>
      </w:pPr>
    </w:p>
    <w:p w14:paraId="0D23BABC" w14:textId="2EBF7CA3" w:rsidR="008407DF" w:rsidRDefault="008407DF" w:rsidP="00463B54">
      <w:pPr>
        <w:spacing w:line="480" w:lineRule="atLeast"/>
        <w:rPr>
          <w:rFonts w:asciiTheme="majorHAnsi" w:eastAsia="Times New Roman" w:hAnsiTheme="majorHAnsi" w:cstheme="majorHAnsi"/>
          <w:color w:val="2A2A2A"/>
          <w:spacing w:val="5"/>
          <w:lang w:val="en-CA"/>
        </w:rPr>
      </w:pPr>
    </w:p>
    <w:p w14:paraId="031D57DA" w14:textId="77777777" w:rsidR="008407DF" w:rsidRPr="00463B54" w:rsidRDefault="008407DF" w:rsidP="00463B54">
      <w:pPr>
        <w:spacing w:line="480" w:lineRule="atLeast"/>
        <w:rPr>
          <w:rFonts w:asciiTheme="majorHAnsi" w:eastAsia="Times New Roman" w:hAnsiTheme="majorHAnsi" w:cstheme="majorHAnsi"/>
          <w:color w:val="2A2A2A"/>
          <w:spacing w:val="5"/>
          <w:lang w:val="en-CA"/>
        </w:rPr>
      </w:pPr>
    </w:p>
    <w:p w14:paraId="13D3C774"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r w:rsidRPr="008407DF">
        <w:rPr>
          <w:rFonts w:asciiTheme="majorHAnsi" w:eastAsia="Times New Roman" w:hAnsiTheme="majorHAnsi" w:cstheme="majorHAnsi"/>
          <w:b/>
          <w:bCs/>
          <w:color w:val="2A2A2A"/>
          <w:spacing w:val="5"/>
          <w:bdr w:val="none" w:sz="0" w:space="0" w:color="auto" w:frame="1"/>
          <w:lang w:val="en-CA"/>
        </w:rPr>
        <w:lastRenderedPageBreak/>
        <w:t>Responsible AI Toolbox</w:t>
      </w:r>
    </w:p>
    <w:p w14:paraId="3E976C02"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r w:rsidRPr="00463B54">
        <w:rPr>
          <w:rFonts w:asciiTheme="majorHAnsi" w:eastAsia="Times New Roman" w:hAnsiTheme="majorHAnsi" w:cstheme="majorHAnsi"/>
          <w:color w:val="2A2A2A"/>
          <w:spacing w:val="5"/>
          <w:lang w:val="en-CA"/>
        </w:rPr>
        <w:t>Microsoft's </w:t>
      </w:r>
      <w:hyperlink r:id="rId11" w:tgtFrame="_blank" w:history="1">
        <w:r w:rsidRPr="008407DF">
          <w:rPr>
            <w:rFonts w:asciiTheme="majorHAnsi" w:eastAsia="Times New Roman" w:hAnsiTheme="majorHAnsi" w:cstheme="majorHAnsi"/>
            <w:b/>
            <w:bCs/>
            <w:color w:val="252525"/>
            <w:spacing w:val="5"/>
            <w:u w:val="single"/>
            <w:bdr w:val="none" w:sz="0" w:space="0" w:color="auto" w:frame="1"/>
            <w:lang w:val="en-CA"/>
          </w:rPr>
          <w:t>Responsible AI Toolbox</w:t>
        </w:r>
      </w:hyperlink>
      <w:r w:rsidRPr="00463B54">
        <w:rPr>
          <w:rFonts w:asciiTheme="majorHAnsi" w:eastAsia="Times New Roman" w:hAnsiTheme="majorHAnsi" w:cstheme="majorHAnsi"/>
          <w:color w:val="2A2A2A"/>
          <w:spacing w:val="5"/>
          <w:lang w:val="en-CA"/>
        </w:rPr>
        <w:t> is a collection of user interfaces for model and data exploration and assessment that aid in understanding AI systems. The technique can be evaluated, developed, and used in AI systems safely, safely, and ethically.</w:t>
      </w:r>
    </w:p>
    <w:p w14:paraId="52174B69"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r w:rsidRPr="008407DF">
        <w:rPr>
          <w:rFonts w:asciiTheme="majorHAnsi" w:eastAsia="Times New Roman" w:hAnsiTheme="majorHAnsi" w:cstheme="majorHAnsi"/>
          <w:b/>
          <w:bCs/>
          <w:color w:val="2A2A2A"/>
          <w:spacing w:val="5"/>
          <w:bdr w:val="none" w:sz="0" w:space="0" w:color="auto" w:frame="1"/>
          <w:lang w:val="en-CA"/>
        </w:rPr>
        <w:t>TensorFlow Model Remediation</w:t>
      </w:r>
    </w:p>
    <w:p w14:paraId="62B4EE4F"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r w:rsidRPr="00463B54">
        <w:rPr>
          <w:rFonts w:asciiTheme="majorHAnsi" w:eastAsia="Times New Roman" w:hAnsiTheme="majorHAnsi" w:cstheme="majorHAnsi"/>
          <w:color w:val="2A2A2A"/>
          <w:spacing w:val="5"/>
          <w:lang w:val="en-CA"/>
        </w:rPr>
        <w:t>The </w:t>
      </w:r>
      <w:hyperlink r:id="rId12" w:tgtFrame="_blank" w:history="1">
        <w:r w:rsidRPr="008407DF">
          <w:rPr>
            <w:rFonts w:asciiTheme="majorHAnsi" w:eastAsia="Times New Roman" w:hAnsiTheme="majorHAnsi" w:cstheme="majorHAnsi"/>
            <w:b/>
            <w:bCs/>
            <w:color w:val="252525"/>
            <w:spacing w:val="5"/>
            <w:u w:val="single"/>
            <w:bdr w:val="none" w:sz="0" w:space="0" w:color="auto" w:frame="1"/>
            <w:lang w:val="en-CA"/>
          </w:rPr>
          <w:t>Model Remediation</w:t>
        </w:r>
      </w:hyperlink>
      <w:r w:rsidRPr="00463B54">
        <w:rPr>
          <w:rFonts w:asciiTheme="majorHAnsi" w:eastAsia="Times New Roman" w:hAnsiTheme="majorHAnsi" w:cstheme="majorHAnsi"/>
          <w:color w:val="2A2A2A"/>
          <w:spacing w:val="5"/>
          <w:lang w:val="en-CA"/>
        </w:rPr>
        <w:t> library provides solutions for machine learning practitioners looking to reduce or eliminate user harm caused by underlying performance biases when creating and training models.</w:t>
      </w:r>
    </w:p>
    <w:p w14:paraId="52272D81"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r w:rsidRPr="008407DF">
        <w:rPr>
          <w:rFonts w:asciiTheme="majorHAnsi" w:eastAsia="Times New Roman" w:hAnsiTheme="majorHAnsi" w:cstheme="majorHAnsi"/>
          <w:b/>
          <w:bCs/>
          <w:color w:val="2A2A2A"/>
          <w:spacing w:val="5"/>
          <w:bdr w:val="none" w:sz="0" w:space="0" w:color="auto" w:frame="1"/>
          <w:lang w:val="en-CA"/>
        </w:rPr>
        <w:t>TensorFlow Federated</w:t>
      </w:r>
    </w:p>
    <w:p w14:paraId="4409A1C7"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hyperlink r:id="rId13" w:tgtFrame="_blank" w:history="1">
        <w:r w:rsidRPr="008407DF">
          <w:rPr>
            <w:rFonts w:asciiTheme="majorHAnsi" w:eastAsia="Times New Roman" w:hAnsiTheme="majorHAnsi" w:cstheme="majorHAnsi"/>
            <w:b/>
            <w:bCs/>
            <w:color w:val="252525"/>
            <w:spacing w:val="5"/>
            <w:u w:val="single"/>
            <w:bdr w:val="none" w:sz="0" w:space="0" w:color="auto" w:frame="1"/>
            <w:lang w:val="en-CA"/>
          </w:rPr>
          <w:t>TensorFlow Federated</w:t>
        </w:r>
      </w:hyperlink>
      <w:r w:rsidRPr="00463B54">
        <w:rPr>
          <w:rFonts w:asciiTheme="majorHAnsi" w:eastAsia="Times New Roman" w:hAnsiTheme="majorHAnsi" w:cstheme="majorHAnsi"/>
          <w:color w:val="2A2A2A"/>
          <w:spacing w:val="5"/>
          <w:lang w:val="en-CA"/>
        </w:rPr>
        <w:t> (TFF) is a free and open-source machine learning framework. TFF was founded to facilitate open research and Federated Learning (FL) experimentation. TFF enables developers to experiment with new algorithms and simulate the federated learning algorithms on their models and data. Non-learning computations such as federated analytics using TFF's building blocks.</w:t>
      </w:r>
    </w:p>
    <w:p w14:paraId="4090290F"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r w:rsidRPr="008407DF">
        <w:rPr>
          <w:rFonts w:asciiTheme="majorHAnsi" w:eastAsia="Times New Roman" w:hAnsiTheme="majorHAnsi" w:cstheme="majorHAnsi"/>
          <w:b/>
          <w:bCs/>
          <w:color w:val="2A2A2A"/>
          <w:spacing w:val="5"/>
          <w:bdr w:val="none" w:sz="0" w:space="0" w:color="auto" w:frame="1"/>
          <w:lang w:val="en-CA"/>
        </w:rPr>
        <w:t>TensorFlow Privacy</w:t>
      </w:r>
    </w:p>
    <w:p w14:paraId="7583EF26"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hyperlink r:id="rId14" w:tgtFrame="_blank" w:history="1">
        <w:proofErr w:type="spellStart"/>
        <w:r w:rsidRPr="008407DF">
          <w:rPr>
            <w:rFonts w:asciiTheme="majorHAnsi" w:eastAsia="Times New Roman" w:hAnsiTheme="majorHAnsi" w:cstheme="majorHAnsi"/>
            <w:b/>
            <w:bCs/>
            <w:color w:val="252525"/>
            <w:spacing w:val="5"/>
            <w:u w:val="single"/>
            <w:bdr w:val="none" w:sz="0" w:space="0" w:color="auto" w:frame="1"/>
            <w:lang w:val="en-CA"/>
          </w:rPr>
          <w:t>Tensorflow</w:t>
        </w:r>
        <w:proofErr w:type="spellEnd"/>
        <w:r w:rsidRPr="008407DF">
          <w:rPr>
            <w:rFonts w:asciiTheme="majorHAnsi" w:eastAsia="Times New Roman" w:hAnsiTheme="majorHAnsi" w:cstheme="majorHAnsi"/>
            <w:b/>
            <w:bCs/>
            <w:color w:val="252525"/>
            <w:spacing w:val="5"/>
            <w:u w:val="single"/>
            <w:bdr w:val="none" w:sz="0" w:space="0" w:color="auto" w:frame="1"/>
            <w:lang w:val="en-CA"/>
          </w:rPr>
          <w:t xml:space="preserve"> Privacy</w:t>
        </w:r>
      </w:hyperlink>
      <w:r w:rsidRPr="00463B54">
        <w:rPr>
          <w:rFonts w:asciiTheme="majorHAnsi" w:eastAsia="Times New Roman" w:hAnsiTheme="majorHAnsi" w:cstheme="majorHAnsi"/>
          <w:color w:val="2A2A2A"/>
          <w:spacing w:val="5"/>
          <w:lang w:val="en-CA"/>
        </w:rPr>
        <w:t xml:space="preserve"> (TF Privacy) is a Google Research open-source library. The library includes TensorFlow Optimizer implementations for training ML models with DP. The goal is to allow ML practitioners to train privacy-preserving models using standard </w:t>
      </w:r>
      <w:proofErr w:type="spellStart"/>
      <w:r w:rsidRPr="00463B54">
        <w:rPr>
          <w:rFonts w:asciiTheme="majorHAnsi" w:eastAsia="Times New Roman" w:hAnsiTheme="majorHAnsi" w:cstheme="majorHAnsi"/>
          <w:color w:val="2A2A2A"/>
          <w:spacing w:val="5"/>
          <w:lang w:val="en-CA"/>
        </w:rPr>
        <w:t>Tensorflow</w:t>
      </w:r>
      <w:proofErr w:type="spellEnd"/>
      <w:r w:rsidRPr="00463B54">
        <w:rPr>
          <w:rFonts w:asciiTheme="majorHAnsi" w:eastAsia="Times New Roman" w:hAnsiTheme="majorHAnsi" w:cstheme="majorHAnsi"/>
          <w:color w:val="2A2A2A"/>
          <w:spacing w:val="5"/>
          <w:lang w:val="en-CA"/>
        </w:rPr>
        <w:t xml:space="preserve"> APIs with only a few lines of code change. Furthermore, we can use private optimizers in conjunction with high-level APIs that use the Optimizer class, particularly </w:t>
      </w:r>
      <w:proofErr w:type="spellStart"/>
      <w:r w:rsidRPr="00463B54">
        <w:rPr>
          <w:rFonts w:asciiTheme="majorHAnsi" w:eastAsia="Times New Roman" w:hAnsiTheme="majorHAnsi" w:cstheme="majorHAnsi"/>
          <w:color w:val="2A2A2A"/>
          <w:spacing w:val="5"/>
          <w:lang w:val="en-CA"/>
        </w:rPr>
        <w:t>Keras</w:t>
      </w:r>
      <w:proofErr w:type="spellEnd"/>
      <w:r w:rsidRPr="00463B54">
        <w:rPr>
          <w:rFonts w:asciiTheme="majorHAnsi" w:eastAsia="Times New Roman" w:hAnsiTheme="majorHAnsi" w:cstheme="majorHAnsi"/>
          <w:color w:val="2A2A2A"/>
          <w:spacing w:val="5"/>
          <w:lang w:val="en-CA"/>
        </w:rPr>
        <w:t>. The API documentation includes details on all of the Optimizers and models.</w:t>
      </w:r>
    </w:p>
    <w:p w14:paraId="617A88AD"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proofErr w:type="spellStart"/>
      <w:r w:rsidRPr="008407DF">
        <w:rPr>
          <w:rFonts w:asciiTheme="majorHAnsi" w:eastAsia="Times New Roman" w:hAnsiTheme="majorHAnsi" w:cstheme="majorHAnsi"/>
          <w:b/>
          <w:bCs/>
          <w:color w:val="2A2A2A"/>
          <w:spacing w:val="5"/>
          <w:bdr w:val="none" w:sz="0" w:space="0" w:color="auto" w:frame="1"/>
          <w:lang w:val="en-CA"/>
        </w:rPr>
        <w:t>TextAttack</w:t>
      </w:r>
      <w:proofErr w:type="spellEnd"/>
    </w:p>
    <w:p w14:paraId="34DA4910"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hyperlink r:id="rId15" w:tgtFrame="_blank" w:history="1">
        <w:proofErr w:type="spellStart"/>
        <w:r w:rsidRPr="008407DF">
          <w:rPr>
            <w:rFonts w:asciiTheme="majorHAnsi" w:eastAsia="Times New Roman" w:hAnsiTheme="majorHAnsi" w:cstheme="majorHAnsi"/>
            <w:b/>
            <w:bCs/>
            <w:color w:val="252525"/>
            <w:spacing w:val="5"/>
            <w:u w:val="single"/>
            <w:bdr w:val="none" w:sz="0" w:space="0" w:color="auto" w:frame="1"/>
            <w:lang w:val="en-CA"/>
          </w:rPr>
          <w:t>TextAttack</w:t>
        </w:r>
        <w:proofErr w:type="spellEnd"/>
      </w:hyperlink>
      <w:r w:rsidRPr="00463B54">
        <w:rPr>
          <w:rFonts w:asciiTheme="majorHAnsi" w:eastAsia="Times New Roman" w:hAnsiTheme="majorHAnsi" w:cstheme="majorHAnsi"/>
          <w:color w:val="2A2A2A"/>
          <w:spacing w:val="5"/>
          <w:lang w:val="en-CA"/>
        </w:rPr>
        <w:t xml:space="preserve"> is a Python framework for natural language processing (NLP), adversarial attacks, training, and data augmentation. </w:t>
      </w:r>
      <w:proofErr w:type="spellStart"/>
      <w:r w:rsidRPr="00463B54">
        <w:rPr>
          <w:rFonts w:asciiTheme="majorHAnsi" w:eastAsia="Times New Roman" w:hAnsiTheme="majorHAnsi" w:cstheme="majorHAnsi"/>
          <w:color w:val="2A2A2A"/>
          <w:spacing w:val="5"/>
          <w:lang w:val="en-CA"/>
        </w:rPr>
        <w:t>TextAttack</w:t>
      </w:r>
      <w:proofErr w:type="spellEnd"/>
      <w:r w:rsidRPr="00463B54">
        <w:rPr>
          <w:rFonts w:asciiTheme="majorHAnsi" w:eastAsia="Times New Roman" w:hAnsiTheme="majorHAnsi" w:cstheme="majorHAnsi"/>
          <w:color w:val="2A2A2A"/>
          <w:spacing w:val="5"/>
          <w:lang w:val="en-CA"/>
        </w:rPr>
        <w:t xml:space="preserve"> makes it simple, quick, and painless to test the robustness of NLP models.</w:t>
      </w:r>
    </w:p>
    <w:p w14:paraId="3531BA16" w14:textId="77777777" w:rsidR="00463B54" w:rsidRPr="00463B54" w:rsidRDefault="00463B54" w:rsidP="00463B54">
      <w:pPr>
        <w:spacing w:line="480" w:lineRule="atLeast"/>
        <w:rPr>
          <w:rFonts w:asciiTheme="majorHAnsi" w:eastAsia="Times New Roman" w:hAnsiTheme="majorHAnsi" w:cstheme="majorHAnsi"/>
          <w:color w:val="2A2A2A"/>
          <w:spacing w:val="5"/>
          <w:lang w:val="en-CA"/>
        </w:rPr>
      </w:pPr>
      <w:r w:rsidRPr="008407DF">
        <w:rPr>
          <w:rFonts w:asciiTheme="majorHAnsi" w:eastAsia="Times New Roman" w:hAnsiTheme="majorHAnsi" w:cstheme="majorHAnsi"/>
          <w:b/>
          <w:bCs/>
          <w:color w:val="2A2A2A"/>
          <w:spacing w:val="5"/>
          <w:bdr w:val="none" w:sz="0" w:space="0" w:color="auto" w:frame="1"/>
          <w:lang w:val="en-CA"/>
        </w:rPr>
        <w:t>XAI</w:t>
      </w:r>
    </w:p>
    <w:p w14:paraId="57F392D7" w14:textId="17C0097C" w:rsidR="008407DF" w:rsidRPr="008407DF" w:rsidRDefault="00463B54" w:rsidP="00463B54">
      <w:pPr>
        <w:spacing w:afterAutospacing="1" w:line="480" w:lineRule="atLeast"/>
        <w:rPr>
          <w:rFonts w:asciiTheme="majorHAnsi" w:eastAsia="Times New Roman" w:hAnsiTheme="majorHAnsi" w:cstheme="majorHAnsi"/>
          <w:color w:val="2A2A2A"/>
          <w:spacing w:val="5"/>
          <w:lang w:val="en-CA"/>
        </w:rPr>
      </w:pPr>
      <w:hyperlink r:id="rId16" w:tgtFrame="_blank" w:history="1">
        <w:r w:rsidRPr="008407DF">
          <w:rPr>
            <w:rFonts w:asciiTheme="majorHAnsi" w:eastAsia="Times New Roman" w:hAnsiTheme="majorHAnsi" w:cstheme="majorHAnsi"/>
            <w:b/>
            <w:bCs/>
            <w:color w:val="252525"/>
            <w:spacing w:val="5"/>
            <w:u w:val="single"/>
            <w:bdr w:val="none" w:sz="0" w:space="0" w:color="auto" w:frame="1"/>
            <w:lang w:val="en-CA"/>
          </w:rPr>
          <w:t>XAI</w:t>
        </w:r>
      </w:hyperlink>
      <w:r w:rsidRPr="00463B54">
        <w:rPr>
          <w:rFonts w:asciiTheme="majorHAnsi" w:eastAsia="Times New Roman" w:hAnsiTheme="majorHAnsi" w:cstheme="majorHAnsi"/>
          <w:color w:val="2A2A2A"/>
          <w:spacing w:val="5"/>
          <w:lang w:val="en-CA"/>
        </w:rPr>
        <w:t> enables ML engineers and domain experts to analyze the end-to-end solution and identify discrepancies that could lead to sub-optimal performance.</w:t>
      </w:r>
    </w:p>
    <w:p w14:paraId="7BC47192" w14:textId="3FA42CA7" w:rsidR="008407DF" w:rsidRPr="00463B54" w:rsidRDefault="008407DF" w:rsidP="00463B54">
      <w:pPr>
        <w:spacing w:afterAutospacing="1" w:line="480" w:lineRule="atLeast"/>
        <w:rPr>
          <w:rFonts w:asciiTheme="majorHAnsi" w:eastAsia="Times New Roman" w:hAnsiTheme="majorHAnsi" w:cstheme="majorHAnsi"/>
          <w:b/>
          <w:bCs/>
          <w:color w:val="12110D"/>
          <w:sz w:val="36"/>
          <w:szCs w:val="36"/>
          <w:lang w:val="en-CA"/>
        </w:rPr>
      </w:pPr>
      <w:r w:rsidRPr="008407DF">
        <w:rPr>
          <w:rFonts w:asciiTheme="majorHAnsi" w:eastAsia="Times New Roman" w:hAnsiTheme="majorHAnsi" w:cstheme="majorHAnsi"/>
          <w:b/>
          <w:bCs/>
          <w:color w:val="12110D"/>
          <w:sz w:val="36"/>
          <w:szCs w:val="36"/>
          <w:lang w:val="en-CA"/>
        </w:rPr>
        <w:t>Other Helpful Toolkits</w:t>
      </w:r>
    </w:p>
    <w:p w14:paraId="5A655E45" w14:textId="77777777" w:rsidR="00463B54" w:rsidRPr="00463B54" w:rsidRDefault="00463B54" w:rsidP="00463B54">
      <w:pPr>
        <w:shd w:val="clear" w:color="auto" w:fill="FFFFFF"/>
        <w:rPr>
          <w:rFonts w:asciiTheme="majorHAnsi" w:eastAsia="Times New Roman" w:hAnsiTheme="majorHAnsi" w:cstheme="majorHAnsi"/>
          <w:color w:val="000000"/>
          <w:sz w:val="21"/>
          <w:szCs w:val="21"/>
          <w:lang w:val="en-CA"/>
        </w:rPr>
      </w:pPr>
    </w:p>
    <w:p w14:paraId="337EE2A7" w14:textId="77777777" w:rsidR="00463B54" w:rsidRPr="00463B54" w:rsidRDefault="00463B54" w:rsidP="00463B54">
      <w:pPr>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With the rise of AI, specifically Machine Learning (ML), the number of tools and frameworks accessible to data scientists and developers is expanding and ever-changing. While ML is </w:t>
      </w:r>
      <w:hyperlink r:id="rId17" w:history="1">
        <w:r w:rsidRPr="008407DF">
          <w:rPr>
            <w:rFonts w:asciiTheme="majorHAnsi" w:eastAsia="Times New Roman" w:hAnsiTheme="majorHAnsi" w:cstheme="majorHAnsi"/>
            <w:b/>
            <w:bCs/>
            <w:color w:val="0000FF"/>
            <w:u w:val="single"/>
            <w:lang w:val="en-CA"/>
          </w:rPr>
          <w:t>changing the world</w:t>
        </w:r>
      </w:hyperlink>
      <w:r w:rsidRPr="00463B54">
        <w:rPr>
          <w:rFonts w:asciiTheme="majorHAnsi" w:eastAsia="Times New Roman" w:hAnsiTheme="majorHAnsi" w:cstheme="majorHAnsi"/>
          <w:color w:val="12110D"/>
          <w:lang w:val="en-CA"/>
        </w:rPr>
        <w:t>, the world of ML is changing, too. As the practice moves from model-centric to data-centric, data scientists require new tools to extract meaning and value from data.</w:t>
      </w:r>
    </w:p>
    <w:p w14:paraId="25C9E6A7" w14:textId="77777777" w:rsidR="00463B54" w:rsidRPr="00463B54" w:rsidRDefault="00463B54" w:rsidP="00463B54">
      <w:pPr>
        <w:spacing w:before="300"/>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The most prevalent tools in the field can assist with data labeling in AI training, synthetic data generation needed for QA testing and privacy, ML performance monitoring, and ease of deployment. We’ve gathered a list of the top data-centric AI tools gaining popularity on LinkedIn and several forums within the greater AI community. These tools enable the transition from model-centric AI toward data-centric AI development.</w:t>
      </w:r>
    </w:p>
    <w:p w14:paraId="4DA2612B" w14:textId="77777777" w:rsidR="00463B54" w:rsidRPr="00463B54" w:rsidRDefault="00463B54" w:rsidP="00463B54">
      <w:pPr>
        <w:spacing w:before="100" w:beforeAutospacing="1" w:after="100" w:afterAutospacing="1"/>
        <w:outlineLvl w:val="1"/>
        <w:rPr>
          <w:rFonts w:asciiTheme="majorHAnsi" w:eastAsia="Times New Roman" w:hAnsiTheme="majorHAnsi" w:cstheme="majorHAnsi"/>
          <w:b/>
          <w:bCs/>
          <w:color w:val="12110D"/>
          <w:sz w:val="36"/>
          <w:szCs w:val="36"/>
          <w:lang w:val="en-CA"/>
        </w:rPr>
      </w:pPr>
      <w:r w:rsidRPr="00463B54">
        <w:rPr>
          <w:rFonts w:asciiTheme="majorHAnsi" w:eastAsia="Times New Roman" w:hAnsiTheme="majorHAnsi" w:cstheme="majorHAnsi"/>
          <w:b/>
          <w:bCs/>
          <w:color w:val="12110D"/>
          <w:sz w:val="36"/>
          <w:szCs w:val="36"/>
          <w:lang w:val="en-CA"/>
        </w:rPr>
        <w:t>Data Labeling Tools Help With Data-Centric AI Training</w:t>
      </w:r>
    </w:p>
    <w:p w14:paraId="697699EB" w14:textId="77777777" w:rsidR="00463B54" w:rsidRPr="00463B54" w:rsidRDefault="00463B54" w:rsidP="00463B54">
      <w:pPr>
        <w:spacing w:before="300"/>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Data Scientists use data labeling during the preprocessing stage and throughout the life of the model to improve and adapt as changes are made. Data labeling requires taking raw data, enriching it with a layer of information relevant to the predictions a model is learning to generate.</w:t>
      </w:r>
    </w:p>
    <w:p w14:paraId="05FBAA69" w14:textId="77777777" w:rsidR="00463B54" w:rsidRPr="00463B54" w:rsidRDefault="00463B54" w:rsidP="00463B54">
      <w:pPr>
        <w:spacing w:before="300"/>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Accurate models require accurate labels. So, data labeling tools should be flexible to accommodate various types of data, facilitate quality assurance, and provide analytics that improve annotation results, just to name a few areas. Data labeling tools should incorporate security and access restrictions because most internal data is sensitive.</w:t>
      </w:r>
    </w:p>
    <w:p w14:paraId="22C5300D" w14:textId="77777777" w:rsidR="00463B54" w:rsidRPr="00463B54" w:rsidRDefault="00463B54" w:rsidP="00463B54">
      <w:pPr>
        <w:spacing w:before="300"/>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It’s also important to maintain consistency among labelers and batches when labeling datasets. Internal labeling teams—i.e., humans—are ideally equipped for quality since it requires domain expertise. Data labeling tools can be automated to assist this particularly tedious labeling process.</w:t>
      </w:r>
    </w:p>
    <w:p w14:paraId="01D11527" w14:textId="77777777" w:rsidR="00463B54" w:rsidRPr="00463B54" w:rsidRDefault="00463B54" w:rsidP="00463B54">
      <w:pPr>
        <w:spacing w:before="100" w:beforeAutospacing="1" w:after="100" w:afterAutospacing="1"/>
        <w:outlineLvl w:val="2"/>
        <w:rPr>
          <w:rFonts w:asciiTheme="majorHAnsi" w:eastAsia="Times New Roman" w:hAnsiTheme="majorHAnsi" w:cstheme="majorHAnsi"/>
          <w:b/>
          <w:bCs/>
          <w:color w:val="12110D"/>
          <w:sz w:val="27"/>
          <w:szCs w:val="27"/>
          <w:lang w:val="en-CA"/>
        </w:rPr>
      </w:pPr>
      <w:r w:rsidRPr="00463B54">
        <w:rPr>
          <w:rFonts w:asciiTheme="majorHAnsi" w:eastAsia="Times New Roman" w:hAnsiTheme="majorHAnsi" w:cstheme="majorHAnsi"/>
          <w:b/>
          <w:bCs/>
          <w:color w:val="12110D"/>
          <w:sz w:val="27"/>
          <w:szCs w:val="27"/>
          <w:lang w:val="en-CA"/>
        </w:rPr>
        <w:t>Label Studio Community</w:t>
      </w:r>
    </w:p>
    <w:p w14:paraId="4D253602" w14:textId="77777777" w:rsidR="00463B54" w:rsidRPr="00463B54" w:rsidRDefault="00463B54" w:rsidP="00463B54">
      <w:pPr>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What is it:</w:t>
      </w:r>
      <w:r w:rsidRPr="00463B54">
        <w:rPr>
          <w:rFonts w:asciiTheme="majorHAnsi" w:eastAsia="Times New Roman" w:hAnsiTheme="majorHAnsi" w:cstheme="majorHAnsi"/>
          <w:color w:val="12110D"/>
          <w:lang w:val="en-CA"/>
        </w:rPr>
        <w:t> </w:t>
      </w:r>
      <w:hyperlink r:id="rId18" w:history="1">
        <w:r w:rsidRPr="008407DF">
          <w:rPr>
            <w:rFonts w:asciiTheme="majorHAnsi" w:eastAsia="Times New Roman" w:hAnsiTheme="majorHAnsi" w:cstheme="majorHAnsi"/>
            <w:b/>
            <w:bCs/>
            <w:color w:val="0000FF"/>
            <w:u w:val="single"/>
            <w:lang w:val="en-CA"/>
          </w:rPr>
          <w:t>Label Studio Community Edition</w:t>
        </w:r>
      </w:hyperlink>
      <w:r w:rsidRPr="00463B54">
        <w:rPr>
          <w:rFonts w:asciiTheme="majorHAnsi" w:eastAsia="Times New Roman" w:hAnsiTheme="majorHAnsi" w:cstheme="majorHAnsi"/>
          <w:color w:val="12110D"/>
          <w:lang w:val="en-CA"/>
        </w:rPr>
        <w:t> is the leading open source data labeling software. Label Studio supports a variety of datatypes and modeling use cases and is highly customizable to accommodate individual project requirements and workflows. More than 20,000 data scientists worldwide use Label Studio for data science and machine learning projects.</w:t>
      </w:r>
    </w:p>
    <w:p w14:paraId="2795D774" w14:textId="3D3891DF" w:rsidR="00463B54" w:rsidRDefault="00463B54" w:rsidP="00463B54">
      <w:pPr>
        <w:spacing w:before="300"/>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lastRenderedPageBreak/>
        <w:t>Why you should use it:</w:t>
      </w:r>
      <w:r w:rsidRPr="00463B54">
        <w:rPr>
          <w:rFonts w:asciiTheme="majorHAnsi" w:eastAsia="Times New Roman" w:hAnsiTheme="majorHAnsi" w:cstheme="majorHAnsi"/>
          <w:color w:val="12110D"/>
          <w:lang w:val="en-CA"/>
        </w:rPr>
        <w:t> Label Studio Community Edition is easy to install, customize, and use for a variety of datatypes and use cases, including NLP, audio and speech recognition, images, videos, time-series data, and more. Small annotation teams and individual data scientists use Label Studio to annotate samples for model training, to generate label predictions (pre-labels), and for continues active learning.</w:t>
      </w:r>
    </w:p>
    <w:p w14:paraId="3E40EEDB" w14:textId="77777777" w:rsidR="008407DF" w:rsidRPr="00463B54" w:rsidRDefault="008407DF" w:rsidP="00463B54">
      <w:pPr>
        <w:spacing w:before="300"/>
        <w:rPr>
          <w:rFonts w:asciiTheme="majorHAnsi" w:eastAsia="Times New Roman" w:hAnsiTheme="majorHAnsi" w:cstheme="majorHAnsi"/>
          <w:color w:val="12110D"/>
          <w:lang w:val="en-CA"/>
        </w:rPr>
      </w:pPr>
    </w:p>
    <w:p w14:paraId="3A7736C3" w14:textId="77777777" w:rsidR="00463B54" w:rsidRPr="00463B54" w:rsidRDefault="00463B54" w:rsidP="00463B54">
      <w:pPr>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Label Studio has a robust </w:t>
      </w:r>
      <w:hyperlink r:id="rId19" w:history="1">
        <w:r w:rsidRPr="008407DF">
          <w:rPr>
            <w:rFonts w:asciiTheme="majorHAnsi" w:eastAsia="Times New Roman" w:hAnsiTheme="majorHAnsi" w:cstheme="majorHAnsi"/>
            <w:b/>
            <w:bCs/>
            <w:color w:val="0000FF"/>
            <w:u w:val="single"/>
            <w:lang w:val="en-CA"/>
          </w:rPr>
          <w:t>template library</w:t>
        </w:r>
      </w:hyperlink>
      <w:r w:rsidRPr="00463B54">
        <w:rPr>
          <w:rFonts w:asciiTheme="majorHAnsi" w:eastAsia="Times New Roman" w:hAnsiTheme="majorHAnsi" w:cstheme="majorHAnsi"/>
          <w:color w:val="12110D"/>
          <w:lang w:val="en-CA"/>
        </w:rPr>
        <w:t>. Label Studio templates are pre-defined labeling interfaces for certain use cases and data types, including </w:t>
      </w:r>
      <w:hyperlink r:id="rId20" w:history="1">
        <w:r w:rsidRPr="008407DF">
          <w:rPr>
            <w:rFonts w:asciiTheme="majorHAnsi" w:eastAsia="Times New Roman" w:hAnsiTheme="majorHAnsi" w:cstheme="majorHAnsi"/>
            <w:b/>
            <w:bCs/>
            <w:color w:val="0000FF"/>
            <w:u w:val="single"/>
            <w:lang w:val="en-CA"/>
          </w:rPr>
          <w:t>natural language processing</w:t>
        </w:r>
      </w:hyperlink>
      <w:r w:rsidRPr="00463B54">
        <w:rPr>
          <w:rFonts w:asciiTheme="majorHAnsi" w:eastAsia="Times New Roman" w:hAnsiTheme="majorHAnsi" w:cstheme="majorHAnsi"/>
          <w:color w:val="12110D"/>
          <w:lang w:val="en-CA"/>
        </w:rPr>
        <w:t>, </w:t>
      </w:r>
      <w:hyperlink r:id="rId21" w:history="1">
        <w:r w:rsidRPr="008407DF">
          <w:rPr>
            <w:rFonts w:asciiTheme="majorHAnsi" w:eastAsia="Times New Roman" w:hAnsiTheme="majorHAnsi" w:cstheme="majorHAnsi"/>
            <w:b/>
            <w:bCs/>
            <w:color w:val="0000FF"/>
            <w:u w:val="single"/>
            <w:lang w:val="en-CA"/>
          </w:rPr>
          <w:t>audio/speech processing</w:t>
        </w:r>
      </w:hyperlink>
      <w:r w:rsidRPr="00463B54">
        <w:rPr>
          <w:rFonts w:asciiTheme="majorHAnsi" w:eastAsia="Times New Roman" w:hAnsiTheme="majorHAnsi" w:cstheme="majorHAnsi"/>
          <w:color w:val="12110D"/>
          <w:lang w:val="en-CA"/>
        </w:rPr>
        <w:t>, and </w:t>
      </w:r>
      <w:hyperlink r:id="rId22" w:history="1">
        <w:r w:rsidRPr="008407DF">
          <w:rPr>
            <w:rFonts w:asciiTheme="majorHAnsi" w:eastAsia="Times New Roman" w:hAnsiTheme="majorHAnsi" w:cstheme="majorHAnsi"/>
            <w:b/>
            <w:bCs/>
            <w:color w:val="0000FF"/>
            <w:u w:val="single"/>
            <w:lang w:val="en-CA"/>
          </w:rPr>
          <w:t>conversational AI</w:t>
        </w:r>
      </w:hyperlink>
      <w:r w:rsidRPr="00463B54">
        <w:rPr>
          <w:rFonts w:asciiTheme="majorHAnsi" w:eastAsia="Times New Roman" w:hAnsiTheme="majorHAnsi" w:cstheme="majorHAnsi"/>
          <w:color w:val="12110D"/>
          <w:lang w:val="en-CA"/>
        </w:rPr>
        <w:t>. You can use any template to get started with a labeling project, or customize it for a more specific labeling use case.</w:t>
      </w:r>
    </w:p>
    <w:p w14:paraId="0A7CA478" w14:textId="77777777" w:rsidR="00463B54" w:rsidRPr="00463B54" w:rsidRDefault="00463B54" w:rsidP="00463B54">
      <w:pPr>
        <w:spacing w:before="100" w:beforeAutospacing="1" w:after="100" w:afterAutospacing="1"/>
        <w:outlineLvl w:val="2"/>
        <w:rPr>
          <w:rFonts w:asciiTheme="majorHAnsi" w:eastAsia="Times New Roman" w:hAnsiTheme="majorHAnsi" w:cstheme="majorHAnsi"/>
          <w:b/>
          <w:bCs/>
          <w:color w:val="12110D"/>
          <w:sz w:val="27"/>
          <w:szCs w:val="27"/>
          <w:lang w:val="en-CA"/>
        </w:rPr>
      </w:pPr>
      <w:r w:rsidRPr="00463B54">
        <w:rPr>
          <w:rFonts w:asciiTheme="majorHAnsi" w:eastAsia="Times New Roman" w:hAnsiTheme="majorHAnsi" w:cstheme="majorHAnsi"/>
          <w:b/>
          <w:bCs/>
          <w:color w:val="12110D"/>
          <w:sz w:val="27"/>
          <w:szCs w:val="27"/>
          <w:lang w:val="en-CA"/>
        </w:rPr>
        <w:t>Label Studio Enterprise by </w:t>
      </w:r>
      <w:proofErr w:type="spellStart"/>
      <w:r w:rsidRPr="00463B54">
        <w:rPr>
          <w:rFonts w:asciiTheme="majorHAnsi" w:eastAsia="Times New Roman" w:hAnsiTheme="majorHAnsi" w:cstheme="majorHAnsi"/>
          <w:b/>
          <w:bCs/>
          <w:color w:val="12110D"/>
          <w:sz w:val="27"/>
          <w:szCs w:val="27"/>
          <w:lang w:val="en-CA"/>
        </w:rPr>
        <w:t>Heartex</w:t>
      </w:r>
      <w:proofErr w:type="spellEnd"/>
    </w:p>
    <w:p w14:paraId="6ABE49F6" w14:textId="77777777" w:rsidR="00463B54" w:rsidRPr="00463B54" w:rsidRDefault="00463B54" w:rsidP="00463B54">
      <w:pPr>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What is it:</w:t>
      </w:r>
      <w:r w:rsidRPr="00463B54">
        <w:rPr>
          <w:rFonts w:asciiTheme="majorHAnsi" w:eastAsia="Times New Roman" w:hAnsiTheme="majorHAnsi" w:cstheme="majorHAnsi"/>
          <w:color w:val="12110D"/>
          <w:lang w:val="en-CA"/>
        </w:rPr>
        <w:t> </w:t>
      </w:r>
      <w:proofErr w:type="spellStart"/>
      <w:r w:rsidRPr="00463B54">
        <w:rPr>
          <w:rFonts w:asciiTheme="majorHAnsi" w:eastAsia="Times New Roman" w:hAnsiTheme="majorHAnsi" w:cstheme="majorHAnsi"/>
          <w:color w:val="12110D"/>
          <w:lang w:val="en-CA"/>
        </w:rPr>
        <w:fldChar w:fldCharType="begin"/>
      </w:r>
      <w:r w:rsidRPr="00463B54">
        <w:rPr>
          <w:rFonts w:asciiTheme="majorHAnsi" w:eastAsia="Times New Roman" w:hAnsiTheme="majorHAnsi" w:cstheme="majorHAnsi"/>
          <w:color w:val="12110D"/>
          <w:lang w:val="en-CA"/>
        </w:rPr>
        <w:instrText xml:space="preserve"> HYPERLINK "https://heartex.com/?__hstc=87910535.1ae212460c3169a43597b09f521cdec7.1701226700785.1701226700785.1701226700785.1&amp;__hssc=87910535.1.1701226700785&amp;__hsfp=2096224371" </w:instrText>
      </w:r>
      <w:r w:rsidRPr="00463B54">
        <w:rPr>
          <w:rFonts w:asciiTheme="majorHAnsi" w:eastAsia="Times New Roman" w:hAnsiTheme="majorHAnsi" w:cstheme="majorHAnsi"/>
          <w:color w:val="12110D"/>
          <w:lang w:val="en-CA"/>
        </w:rPr>
        <w:fldChar w:fldCharType="separate"/>
      </w:r>
      <w:r w:rsidRPr="008407DF">
        <w:rPr>
          <w:rFonts w:asciiTheme="majorHAnsi" w:eastAsia="Times New Roman" w:hAnsiTheme="majorHAnsi" w:cstheme="majorHAnsi"/>
          <w:b/>
          <w:bCs/>
          <w:color w:val="0000FF"/>
          <w:u w:val="single"/>
          <w:lang w:val="en-CA"/>
        </w:rPr>
        <w:t>Heartex</w:t>
      </w:r>
      <w:proofErr w:type="spellEnd"/>
      <w:r w:rsidRPr="008407DF">
        <w:rPr>
          <w:rFonts w:asciiTheme="majorHAnsi" w:eastAsia="Times New Roman" w:hAnsiTheme="majorHAnsi" w:cstheme="majorHAnsi"/>
          <w:b/>
          <w:bCs/>
          <w:color w:val="0000FF"/>
          <w:u w:val="single"/>
          <w:lang w:val="en-CA"/>
        </w:rPr>
        <w:t>,</w:t>
      </w:r>
      <w:r w:rsidRPr="00463B54">
        <w:rPr>
          <w:rFonts w:asciiTheme="majorHAnsi" w:eastAsia="Times New Roman" w:hAnsiTheme="majorHAnsi" w:cstheme="majorHAnsi"/>
          <w:color w:val="12110D"/>
          <w:lang w:val="en-CA"/>
        </w:rPr>
        <w:fldChar w:fldCharType="end"/>
      </w:r>
      <w:r w:rsidRPr="00463B54">
        <w:rPr>
          <w:rFonts w:asciiTheme="majorHAnsi" w:eastAsia="Times New Roman" w:hAnsiTheme="majorHAnsi" w:cstheme="majorHAnsi"/>
          <w:color w:val="12110D"/>
          <w:lang w:val="en-CA"/>
        </w:rPr>
        <w:t> the company behind the open source Label Studio software offers commercial editions with expanded capabilities for larger teams looking to scale their data labeling processes. </w:t>
      </w:r>
      <w:proofErr w:type="spellStart"/>
      <w:r w:rsidRPr="00463B54">
        <w:rPr>
          <w:rFonts w:asciiTheme="majorHAnsi" w:eastAsia="Times New Roman" w:hAnsiTheme="majorHAnsi" w:cstheme="majorHAnsi"/>
          <w:color w:val="12110D"/>
          <w:lang w:val="en-CA"/>
        </w:rPr>
        <w:fldChar w:fldCharType="begin"/>
      </w:r>
      <w:r w:rsidRPr="00463B54">
        <w:rPr>
          <w:rFonts w:asciiTheme="majorHAnsi" w:eastAsia="Times New Roman" w:hAnsiTheme="majorHAnsi" w:cstheme="majorHAnsi"/>
          <w:color w:val="12110D"/>
          <w:lang w:val="en-CA"/>
        </w:rPr>
        <w:instrText xml:space="preserve"> HYPERLINK "https://heartex.com/product?__hstc=87910535.1ae212460c3169a43597b09f521cdec7.1701226700785.1701226700785.1701226700785.1&amp;__hssc=87910535.1.1701226700785&amp;__hsfp=2096224371" </w:instrText>
      </w:r>
      <w:r w:rsidRPr="00463B54">
        <w:rPr>
          <w:rFonts w:asciiTheme="majorHAnsi" w:eastAsia="Times New Roman" w:hAnsiTheme="majorHAnsi" w:cstheme="majorHAnsi"/>
          <w:color w:val="12110D"/>
          <w:lang w:val="en-CA"/>
        </w:rPr>
        <w:fldChar w:fldCharType="separate"/>
      </w:r>
      <w:r w:rsidRPr="008407DF">
        <w:rPr>
          <w:rFonts w:asciiTheme="majorHAnsi" w:eastAsia="Times New Roman" w:hAnsiTheme="majorHAnsi" w:cstheme="majorHAnsi"/>
          <w:b/>
          <w:bCs/>
          <w:color w:val="0000FF"/>
          <w:u w:val="single"/>
          <w:lang w:val="en-CA"/>
        </w:rPr>
        <w:t>Heartex</w:t>
      </w:r>
      <w:proofErr w:type="spellEnd"/>
      <w:r w:rsidRPr="008407DF">
        <w:rPr>
          <w:rFonts w:asciiTheme="majorHAnsi" w:eastAsia="Times New Roman" w:hAnsiTheme="majorHAnsi" w:cstheme="majorHAnsi"/>
          <w:b/>
          <w:bCs/>
          <w:color w:val="0000FF"/>
          <w:u w:val="single"/>
          <w:lang w:val="en-CA"/>
        </w:rPr>
        <w:t xml:space="preserve"> Enterprise</w:t>
      </w:r>
      <w:r w:rsidRPr="00463B54">
        <w:rPr>
          <w:rFonts w:asciiTheme="majorHAnsi" w:eastAsia="Times New Roman" w:hAnsiTheme="majorHAnsi" w:cstheme="majorHAnsi"/>
          <w:color w:val="12110D"/>
          <w:lang w:val="en-CA"/>
        </w:rPr>
        <w:fldChar w:fldCharType="end"/>
      </w:r>
      <w:r w:rsidRPr="00463B54">
        <w:rPr>
          <w:rFonts w:asciiTheme="majorHAnsi" w:eastAsia="Times New Roman" w:hAnsiTheme="majorHAnsi" w:cstheme="majorHAnsi"/>
          <w:color w:val="12110D"/>
          <w:lang w:val="en-CA"/>
        </w:rPr>
        <w:t> extends the open source project by including quality management, data security, access controls, and analytics capabilities. </w:t>
      </w:r>
      <w:r w:rsidRPr="008407DF">
        <w:rPr>
          <w:rFonts w:asciiTheme="majorHAnsi" w:eastAsia="Times New Roman" w:hAnsiTheme="majorHAnsi" w:cstheme="majorHAnsi"/>
          <w:b/>
          <w:bCs/>
          <w:color w:val="12110D"/>
          <w:lang w:val="en-CA"/>
        </w:rPr>
        <w:t>‍</w:t>
      </w:r>
    </w:p>
    <w:p w14:paraId="21284F51" w14:textId="77777777" w:rsidR="00463B54" w:rsidRPr="00463B54" w:rsidRDefault="00463B54" w:rsidP="00463B54">
      <w:pPr>
        <w:spacing w:before="300"/>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Why you should use it:</w:t>
      </w:r>
      <w:r w:rsidRPr="00463B54">
        <w:rPr>
          <w:rFonts w:asciiTheme="majorHAnsi" w:eastAsia="Times New Roman" w:hAnsiTheme="majorHAnsi" w:cstheme="majorHAnsi"/>
          <w:color w:val="12110D"/>
          <w:lang w:val="en-CA"/>
        </w:rPr>
        <w:t> Label Studio Enterprise is ideal for teams that are scaling their data annotation capabilities and require role-based access controls, built-in quality assurance, and reporting and analytics. Teams using the open source project are able to easily upgrade their projects to Label Studio Enterprise to leverage the more advanced features. Label Studio Projects and Workspaces and automated task assignments keep teams organized and data labeling processes efficient. Role Based Access Controls (RBAC) enable different stakeholders to access Label Studio features and data based on their role. Quality assurance features and management reports ensure high-quality annotations and consistent labeling practices across the annotation team.</w:t>
      </w:r>
    </w:p>
    <w:p w14:paraId="22778DF3" w14:textId="77777777" w:rsidR="00463B54" w:rsidRPr="00463B54" w:rsidRDefault="00463B54" w:rsidP="00463B54">
      <w:pPr>
        <w:spacing w:before="100" w:beforeAutospacing="1" w:after="100" w:afterAutospacing="1"/>
        <w:outlineLvl w:val="1"/>
        <w:rPr>
          <w:rFonts w:asciiTheme="majorHAnsi" w:eastAsia="Times New Roman" w:hAnsiTheme="majorHAnsi" w:cstheme="majorHAnsi"/>
          <w:b/>
          <w:bCs/>
          <w:color w:val="12110D"/>
          <w:sz w:val="36"/>
          <w:szCs w:val="36"/>
          <w:lang w:val="en-CA"/>
        </w:rPr>
      </w:pPr>
      <w:r w:rsidRPr="00463B54">
        <w:rPr>
          <w:rFonts w:asciiTheme="majorHAnsi" w:eastAsia="Times New Roman" w:hAnsiTheme="majorHAnsi" w:cstheme="majorHAnsi"/>
          <w:b/>
          <w:bCs/>
          <w:color w:val="12110D"/>
          <w:sz w:val="36"/>
          <w:szCs w:val="36"/>
          <w:lang w:val="en-CA"/>
        </w:rPr>
        <w:t>Synthetic Data Generation Tools for QA Testing and Privacy</w:t>
      </w:r>
      <w:hyperlink r:id="rId23" w:anchor=":~:text=Synthetic%20data%20is%20artificial%20data,data%20for%20machine%20learning%20algorithms." w:history="1">
        <w:r w:rsidRPr="008407DF">
          <w:rPr>
            <w:rFonts w:asciiTheme="majorHAnsi" w:eastAsia="Times New Roman" w:hAnsiTheme="majorHAnsi" w:cstheme="majorHAnsi"/>
            <w:b/>
            <w:bCs/>
            <w:color w:val="0000FF"/>
            <w:sz w:val="36"/>
            <w:szCs w:val="36"/>
            <w:u w:val="single"/>
            <w:lang w:val="en-CA"/>
          </w:rPr>
          <w:t>‍</w:t>
        </w:r>
      </w:hyperlink>
    </w:p>
    <w:p w14:paraId="5F8D6D9B" w14:textId="5C180F0A" w:rsidR="00463B54" w:rsidRDefault="00463B54" w:rsidP="00463B54">
      <w:pPr>
        <w:spacing w:before="300"/>
        <w:rPr>
          <w:rFonts w:asciiTheme="majorHAnsi" w:eastAsia="Times New Roman" w:hAnsiTheme="majorHAnsi" w:cstheme="majorHAnsi"/>
          <w:color w:val="12110D"/>
          <w:lang w:val="en-CA"/>
        </w:rPr>
      </w:pPr>
      <w:hyperlink r:id="rId24" w:anchor=":~:text=Synthetic%20data%20is%20artificial%20data,data%20for%20machine%20learning%20algorithms." w:history="1">
        <w:r w:rsidRPr="008407DF">
          <w:rPr>
            <w:rFonts w:asciiTheme="majorHAnsi" w:eastAsia="Times New Roman" w:hAnsiTheme="majorHAnsi" w:cstheme="majorHAnsi"/>
            <w:b/>
            <w:bCs/>
            <w:color w:val="0000FF"/>
            <w:u w:val="single"/>
            <w:lang w:val="en-CA"/>
          </w:rPr>
          <w:t>Synthetic data generation</w:t>
        </w:r>
      </w:hyperlink>
      <w:r w:rsidRPr="00463B54">
        <w:rPr>
          <w:rFonts w:asciiTheme="majorHAnsi" w:eastAsia="Times New Roman" w:hAnsiTheme="majorHAnsi" w:cstheme="majorHAnsi"/>
          <w:color w:val="12110D"/>
          <w:lang w:val="en-CA"/>
        </w:rPr>
        <w:t> is artificial data created to maintain privacy, test systems, or produce training data for machine learning algorithms. Unlike manual data generation tools, which generate fake data, ML-based tools allow you to generate synthetic data. Synthetic data is used to safeguard a dataset's privacy and confidentiality. On the other hand, fake data is created at random to appear to be real data, yet it might give erroneous and unverified information. Businesses need synthetic data tools to assist with these three areas: privacy, product testing, and training machine learning algorithms.</w:t>
      </w:r>
    </w:p>
    <w:p w14:paraId="2205D76A" w14:textId="5525BCBF" w:rsidR="008407DF" w:rsidRDefault="008407DF" w:rsidP="00463B54">
      <w:pPr>
        <w:spacing w:before="300"/>
        <w:rPr>
          <w:rFonts w:asciiTheme="majorHAnsi" w:eastAsia="Times New Roman" w:hAnsiTheme="majorHAnsi" w:cstheme="majorHAnsi"/>
          <w:color w:val="12110D"/>
          <w:lang w:val="en-CA"/>
        </w:rPr>
      </w:pPr>
    </w:p>
    <w:p w14:paraId="23C6D0EB" w14:textId="77777777" w:rsidR="008407DF" w:rsidRPr="00463B54" w:rsidRDefault="008407DF" w:rsidP="00463B54">
      <w:pPr>
        <w:spacing w:before="300"/>
        <w:rPr>
          <w:rFonts w:asciiTheme="majorHAnsi" w:eastAsia="Times New Roman" w:hAnsiTheme="majorHAnsi" w:cstheme="majorHAnsi"/>
          <w:color w:val="12110D"/>
          <w:lang w:val="en-CA"/>
        </w:rPr>
      </w:pPr>
    </w:p>
    <w:p w14:paraId="4FB2B457" w14:textId="77777777" w:rsidR="00463B54" w:rsidRPr="00463B54" w:rsidRDefault="00463B54" w:rsidP="00463B54">
      <w:pPr>
        <w:spacing w:before="100" w:beforeAutospacing="1" w:after="100" w:afterAutospacing="1"/>
        <w:outlineLvl w:val="2"/>
        <w:rPr>
          <w:rFonts w:asciiTheme="majorHAnsi" w:eastAsia="Times New Roman" w:hAnsiTheme="majorHAnsi" w:cstheme="majorHAnsi"/>
          <w:b/>
          <w:bCs/>
          <w:color w:val="12110D"/>
          <w:sz w:val="27"/>
          <w:szCs w:val="27"/>
          <w:lang w:val="en-CA"/>
        </w:rPr>
      </w:pPr>
      <w:r w:rsidRPr="00463B54">
        <w:rPr>
          <w:rFonts w:asciiTheme="majorHAnsi" w:eastAsia="Times New Roman" w:hAnsiTheme="majorHAnsi" w:cstheme="majorHAnsi"/>
          <w:b/>
          <w:bCs/>
          <w:color w:val="12110D"/>
          <w:sz w:val="27"/>
          <w:szCs w:val="27"/>
          <w:lang w:val="en-CA"/>
        </w:rPr>
        <w:lastRenderedPageBreak/>
        <w:t>The Synthetic Data Vault</w:t>
      </w:r>
    </w:p>
    <w:p w14:paraId="15BD5010" w14:textId="77777777" w:rsidR="00463B54" w:rsidRPr="00463B54" w:rsidRDefault="00463B54" w:rsidP="00463B54">
      <w:pPr>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What is it:</w:t>
      </w:r>
      <w:r w:rsidRPr="00463B54">
        <w:rPr>
          <w:rFonts w:asciiTheme="majorHAnsi" w:eastAsia="Times New Roman" w:hAnsiTheme="majorHAnsi" w:cstheme="majorHAnsi"/>
          <w:color w:val="12110D"/>
          <w:lang w:val="en-CA"/>
        </w:rPr>
        <w:t> </w:t>
      </w:r>
      <w:hyperlink r:id="rId25" w:history="1">
        <w:r w:rsidRPr="008407DF">
          <w:rPr>
            <w:rFonts w:asciiTheme="majorHAnsi" w:eastAsia="Times New Roman" w:hAnsiTheme="majorHAnsi" w:cstheme="majorHAnsi"/>
            <w:b/>
            <w:bCs/>
            <w:color w:val="0000FF"/>
            <w:u w:val="single"/>
            <w:lang w:val="en-CA"/>
          </w:rPr>
          <w:t>The Synthetic Data Vault (SDV)</w:t>
        </w:r>
      </w:hyperlink>
      <w:r w:rsidRPr="00463B54">
        <w:rPr>
          <w:rFonts w:asciiTheme="majorHAnsi" w:eastAsia="Times New Roman" w:hAnsiTheme="majorHAnsi" w:cstheme="majorHAnsi"/>
          <w:color w:val="12110D"/>
          <w:lang w:val="en-CA"/>
        </w:rPr>
        <w:t> is considered a leader with numerous projects, research, and tutorials. SDV is a software ecosystem for creating synthetic data that is open source, within the </w:t>
      </w:r>
      <w:hyperlink r:id="rId26" w:anchor=":~:text=All%20of%20the,generate%20synthetic%20data." w:history="1">
        <w:r w:rsidRPr="008407DF">
          <w:rPr>
            <w:rFonts w:asciiTheme="majorHAnsi" w:eastAsia="Times New Roman" w:hAnsiTheme="majorHAnsi" w:cstheme="majorHAnsi"/>
            <w:b/>
            <w:bCs/>
            <w:color w:val="0000FF"/>
            <w:u w:val="single"/>
            <w:lang w:val="en-CA"/>
          </w:rPr>
          <w:t>academic field and open-source community.</w:t>
        </w:r>
      </w:hyperlink>
    </w:p>
    <w:p w14:paraId="1AB54337" w14:textId="77777777" w:rsidR="00463B54" w:rsidRPr="00463B54" w:rsidRDefault="00463B54" w:rsidP="00463B54">
      <w:pPr>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Why you should use it:</w:t>
      </w:r>
      <w:r w:rsidRPr="00463B54">
        <w:rPr>
          <w:rFonts w:asciiTheme="majorHAnsi" w:eastAsia="Times New Roman" w:hAnsiTheme="majorHAnsi" w:cstheme="majorHAnsi"/>
          <w:color w:val="12110D"/>
          <w:lang w:val="en-CA"/>
        </w:rPr>
        <w:t> SDV offers a synthetic data generation library ecosystem that enables users to study </w:t>
      </w:r>
      <w:hyperlink r:id="rId27" w:anchor="single-table" w:history="1">
        <w:r w:rsidRPr="008407DF">
          <w:rPr>
            <w:rFonts w:asciiTheme="majorHAnsi" w:eastAsia="Times New Roman" w:hAnsiTheme="majorHAnsi" w:cstheme="majorHAnsi"/>
            <w:b/>
            <w:bCs/>
            <w:color w:val="0000FF"/>
            <w:u w:val="single"/>
            <w:lang w:val="en-CA"/>
          </w:rPr>
          <w:t>single-table</w:t>
        </w:r>
      </w:hyperlink>
      <w:r w:rsidRPr="00463B54">
        <w:rPr>
          <w:rFonts w:asciiTheme="majorHAnsi" w:eastAsia="Times New Roman" w:hAnsiTheme="majorHAnsi" w:cstheme="majorHAnsi"/>
          <w:color w:val="12110D"/>
          <w:lang w:val="en-CA"/>
        </w:rPr>
        <w:t>, </w:t>
      </w:r>
      <w:hyperlink r:id="rId28" w:history="1">
        <w:r w:rsidRPr="008407DF">
          <w:rPr>
            <w:rFonts w:asciiTheme="majorHAnsi" w:eastAsia="Times New Roman" w:hAnsiTheme="majorHAnsi" w:cstheme="majorHAnsi"/>
            <w:b/>
            <w:bCs/>
            <w:color w:val="0000FF"/>
            <w:u w:val="single"/>
            <w:lang w:val="en-CA"/>
          </w:rPr>
          <w:t>multi-table</w:t>
        </w:r>
      </w:hyperlink>
      <w:r w:rsidRPr="00463B54">
        <w:rPr>
          <w:rFonts w:asciiTheme="majorHAnsi" w:eastAsia="Times New Roman" w:hAnsiTheme="majorHAnsi" w:cstheme="majorHAnsi"/>
          <w:color w:val="12110D"/>
          <w:lang w:val="en-CA"/>
        </w:rPr>
        <w:t>, and </w:t>
      </w:r>
      <w:hyperlink r:id="rId29" w:history="1">
        <w:r w:rsidRPr="008407DF">
          <w:rPr>
            <w:rFonts w:asciiTheme="majorHAnsi" w:eastAsia="Times New Roman" w:hAnsiTheme="majorHAnsi" w:cstheme="majorHAnsi"/>
            <w:b/>
            <w:bCs/>
            <w:color w:val="0000FF"/>
            <w:u w:val="single"/>
            <w:lang w:val="en-CA"/>
          </w:rPr>
          <w:t>timeseries</w:t>
        </w:r>
      </w:hyperlink>
      <w:r w:rsidRPr="00463B54">
        <w:rPr>
          <w:rFonts w:asciiTheme="majorHAnsi" w:eastAsia="Times New Roman" w:hAnsiTheme="majorHAnsi" w:cstheme="majorHAnsi"/>
          <w:color w:val="12110D"/>
          <w:lang w:val="en-CA"/>
        </w:rPr>
        <w:t> datasets quickly. You can use the datasets to create synthetic data with the same structure and statistical characteristics as an original dataset. </w:t>
      </w:r>
    </w:p>
    <w:p w14:paraId="36E060CF" w14:textId="77777777" w:rsidR="00463B54" w:rsidRPr="00463B54" w:rsidRDefault="00463B54" w:rsidP="00463B54">
      <w:pPr>
        <w:spacing w:before="300"/>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One thing to keep in mind is that SDV models require a large dataset to train on. As a result, the model can provide a useful dataset that accurately depicts the real process but may be pricey in terms of hardware.</w:t>
      </w:r>
    </w:p>
    <w:p w14:paraId="58EEB825" w14:textId="77777777" w:rsidR="00463B54" w:rsidRPr="00463B54" w:rsidRDefault="00463B54" w:rsidP="00463B54">
      <w:pPr>
        <w:spacing w:before="100" w:beforeAutospacing="1" w:after="100" w:afterAutospacing="1"/>
        <w:outlineLvl w:val="2"/>
        <w:rPr>
          <w:rFonts w:asciiTheme="majorHAnsi" w:eastAsia="Times New Roman" w:hAnsiTheme="majorHAnsi" w:cstheme="majorHAnsi"/>
          <w:b/>
          <w:bCs/>
          <w:color w:val="12110D"/>
          <w:sz w:val="27"/>
          <w:szCs w:val="27"/>
          <w:lang w:val="en-CA"/>
        </w:rPr>
      </w:pPr>
      <w:r w:rsidRPr="00463B54">
        <w:rPr>
          <w:rFonts w:asciiTheme="majorHAnsi" w:eastAsia="Times New Roman" w:hAnsiTheme="majorHAnsi" w:cstheme="majorHAnsi"/>
          <w:b/>
          <w:bCs/>
          <w:color w:val="12110D"/>
          <w:sz w:val="27"/>
          <w:szCs w:val="27"/>
          <w:lang w:val="en-CA"/>
        </w:rPr>
        <w:t>Tonic</w:t>
      </w:r>
    </w:p>
    <w:p w14:paraId="591B4034" w14:textId="77777777" w:rsidR="00463B54" w:rsidRPr="00463B54" w:rsidRDefault="00463B54" w:rsidP="00463B54">
      <w:pPr>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 xml:space="preserve">What is </w:t>
      </w:r>
      <w:proofErr w:type="spellStart"/>
      <w:r w:rsidRPr="008407DF">
        <w:rPr>
          <w:rFonts w:asciiTheme="majorHAnsi" w:eastAsia="Times New Roman" w:hAnsiTheme="majorHAnsi" w:cstheme="majorHAnsi"/>
          <w:b/>
          <w:bCs/>
          <w:color w:val="12110D"/>
          <w:lang w:val="en-CA"/>
        </w:rPr>
        <w:t>it:</w:t>
      </w:r>
      <w:r w:rsidRPr="00463B54">
        <w:rPr>
          <w:rFonts w:asciiTheme="majorHAnsi" w:eastAsia="Times New Roman" w:hAnsiTheme="majorHAnsi" w:cstheme="majorHAnsi"/>
          <w:color w:val="12110D"/>
          <w:lang w:val="en-CA"/>
        </w:rPr>
        <w:fldChar w:fldCharType="begin"/>
      </w:r>
      <w:r w:rsidRPr="00463B54">
        <w:rPr>
          <w:rFonts w:asciiTheme="majorHAnsi" w:eastAsia="Times New Roman" w:hAnsiTheme="majorHAnsi" w:cstheme="majorHAnsi"/>
          <w:color w:val="12110D"/>
          <w:lang w:val="en-CA"/>
        </w:rPr>
        <w:instrText xml:space="preserve"> HYPERLINK "https://www.tonic.ai/" </w:instrText>
      </w:r>
      <w:r w:rsidRPr="00463B54">
        <w:rPr>
          <w:rFonts w:asciiTheme="majorHAnsi" w:eastAsia="Times New Roman" w:hAnsiTheme="majorHAnsi" w:cstheme="majorHAnsi"/>
          <w:color w:val="12110D"/>
          <w:lang w:val="en-CA"/>
        </w:rPr>
        <w:fldChar w:fldCharType="separate"/>
      </w:r>
      <w:r w:rsidRPr="008407DF">
        <w:rPr>
          <w:rFonts w:asciiTheme="majorHAnsi" w:eastAsia="Times New Roman" w:hAnsiTheme="majorHAnsi" w:cstheme="majorHAnsi"/>
          <w:b/>
          <w:bCs/>
          <w:color w:val="0000FF"/>
          <w:u w:val="single"/>
          <w:lang w:val="en-CA"/>
        </w:rPr>
        <w:t>Tonic</w:t>
      </w:r>
      <w:proofErr w:type="spellEnd"/>
      <w:r w:rsidRPr="00463B54">
        <w:rPr>
          <w:rFonts w:asciiTheme="majorHAnsi" w:eastAsia="Times New Roman" w:hAnsiTheme="majorHAnsi" w:cstheme="majorHAnsi"/>
          <w:color w:val="12110D"/>
          <w:lang w:val="en-CA"/>
        </w:rPr>
        <w:fldChar w:fldCharType="end"/>
      </w:r>
      <w:r w:rsidRPr="00463B54">
        <w:rPr>
          <w:rFonts w:asciiTheme="majorHAnsi" w:eastAsia="Times New Roman" w:hAnsiTheme="majorHAnsi" w:cstheme="majorHAnsi"/>
          <w:color w:val="12110D"/>
          <w:lang w:val="en-CA"/>
        </w:rPr>
        <w:t> mimics safe, realistic, and de-identified data for QA, testing, and analysis by simulating production data.</w:t>
      </w:r>
    </w:p>
    <w:p w14:paraId="057ADFCA" w14:textId="77777777" w:rsidR="00463B54" w:rsidRPr="00463B54" w:rsidRDefault="00463B54" w:rsidP="00463B54">
      <w:pPr>
        <w:spacing w:before="300"/>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Why you should use it:</w:t>
      </w:r>
      <w:r w:rsidRPr="00463B54">
        <w:rPr>
          <w:rFonts w:asciiTheme="majorHAnsi" w:eastAsia="Times New Roman" w:hAnsiTheme="majorHAnsi" w:cstheme="majorHAnsi"/>
          <w:color w:val="12110D"/>
          <w:lang w:val="en-CA"/>
        </w:rPr>
        <w:t> Tonic's synthetic data platform provides developers with the information they need to create high-quality solutions while maintaining compliance and security. It allows teams to cut development time, minimize costly data pipeline overhead, and mathematically ensure data privacy.</w:t>
      </w:r>
    </w:p>
    <w:p w14:paraId="55E7F424" w14:textId="77777777" w:rsidR="00463B54" w:rsidRPr="00463B54" w:rsidRDefault="00463B54" w:rsidP="00463B54">
      <w:pPr>
        <w:spacing w:before="300"/>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For example: In eCommerce, a shopper’s transaction history could reveal identifying details you may not want to share with data engineers or analysts within the organization. Tonic would take the original payment data and turn it into a new, smaller dataset with the same statistical qualities as the original data, but without the original consumer’s private data. While protecting user information, Tonic is able to provide concise data to an engineer for application testing or an analyst for testing a marketing campaign.</w:t>
      </w:r>
    </w:p>
    <w:p w14:paraId="3E8DE5EA" w14:textId="77777777" w:rsidR="00463B54" w:rsidRPr="00463B54" w:rsidRDefault="00463B54" w:rsidP="00463B54">
      <w:pPr>
        <w:spacing w:before="100" w:beforeAutospacing="1" w:after="100" w:afterAutospacing="1"/>
        <w:outlineLvl w:val="2"/>
        <w:rPr>
          <w:rFonts w:asciiTheme="majorHAnsi" w:eastAsia="Times New Roman" w:hAnsiTheme="majorHAnsi" w:cstheme="majorHAnsi"/>
          <w:b/>
          <w:bCs/>
          <w:color w:val="12110D"/>
          <w:sz w:val="27"/>
          <w:szCs w:val="27"/>
          <w:lang w:val="en-CA"/>
        </w:rPr>
      </w:pPr>
      <w:r w:rsidRPr="00463B54">
        <w:rPr>
          <w:rFonts w:asciiTheme="majorHAnsi" w:eastAsia="Times New Roman" w:hAnsiTheme="majorHAnsi" w:cstheme="majorHAnsi"/>
          <w:b/>
          <w:bCs/>
          <w:color w:val="12110D"/>
          <w:sz w:val="27"/>
          <w:szCs w:val="27"/>
          <w:lang w:val="en-CA"/>
        </w:rPr>
        <w:t>Tools That Provide Actionable Insights to Improve ML Performance Monitoring</w:t>
      </w:r>
    </w:p>
    <w:p w14:paraId="64BA1DDE" w14:textId="77777777" w:rsidR="00463B54" w:rsidRPr="00463B54" w:rsidRDefault="00463B54" w:rsidP="00463B54">
      <w:pPr>
        <w:spacing w:before="300"/>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ML performance monitoring tools track and assess data performance and provide information for debugging if something goes wrong. The need for performance monitoring has increased as ML infrastructure has grown because the model's performance against the data degrades over time. Model performance can be affected by the static model or the training data being too old.</w:t>
      </w:r>
    </w:p>
    <w:p w14:paraId="5318C203" w14:textId="1D497F92" w:rsidR="00463B54" w:rsidRDefault="00463B54" w:rsidP="00463B54">
      <w:pPr>
        <w:spacing w:before="300"/>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One of the key aspects of ML performance monitoring is observability. Observability is vital because it delivers the raw, granular data needed to comprehend and see how the model performs.</w:t>
      </w:r>
    </w:p>
    <w:p w14:paraId="27AFC05C" w14:textId="77777777" w:rsidR="008407DF" w:rsidRPr="00463B54" w:rsidRDefault="008407DF" w:rsidP="00463B54">
      <w:pPr>
        <w:spacing w:before="300"/>
        <w:rPr>
          <w:rFonts w:asciiTheme="majorHAnsi" w:eastAsia="Times New Roman" w:hAnsiTheme="majorHAnsi" w:cstheme="majorHAnsi"/>
          <w:color w:val="12110D"/>
          <w:lang w:val="en-CA"/>
        </w:rPr>
      </w:pPr>
    </w:p>
    <w:p w14:paraId="77D7CA4C" w14:textId="77777777" w:rsidR="00463B54" w:rsidRPr="00463B54" w:rsidRDefault="00463B54" w:rsidP="00463B54">
      <w:pPr>
        <w:spacing w:before="100" w:beforeAutospacing="1" w:after="100" w:afterAutospacing="1"/>
        <w:outlineLvl w:val="2"/>
        <w:rPr>
          <w:rFonts w:asciiTheme="majorHAnsi" w:eastAsia="Times New Roman" w:hAnsiTheme="majorHAnsi" w:cstheme="majorHAnsi"/>
          <w:b/>
          <w:bCs/>
          <w:color w:val="12110D"/>
          <w:sz w:val="27"/>
          <w:szCs w:val="27"/>
          <w:lang w:val="en-CA"/>
        </w:rPr>
      </w:pPr>
      <w:r w:rsidRPr="00463B54">
        <w:rPr>
          <w:rFonts w:asciiTheme="majorHAnsi" w:eastAsia="Times New Roman" w:hAnsiTheme="majorHAnsi" w:cstheme="majorHAnsi"/>
          <w:b/>
          <w:bCs/>
          <w:color w:val="12110D"/>
          <w:sz w:val="27"/>
          <w:szCs w:val="27"/>
          <w:lang w:val="en-CA"/>
        </w:rPr>
        <w:lastRenderedPageBreak/>
        <w:t>Fiddler AI</w:t>
      </w:r>
    </w:p>
    <w:p w14:paraId="2C78C451" w14:textId="77777777" w:rsidR="00463B54" w:rsidRPr="00463B54" w:rsidRDefault="00463B54" w:rsidP="00463B54">
      <w:pPr>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What is it:</w:t>
      </w:r>
      <w:r w:rsidRPr="00463B54">
        <w:rPr>
          <w:rFonts w:asciiTheme="majorHAnsi" w:eastAsia="Times New Roman" w:hAnsiTheme="majorHAnsi" w:cstheme="majorHAnsi"/>
          <w:color w:val="12110D"/>
          <w:lang w:val="en-CA"/>
        </w:rPr>
        <w:t> </w:t>
      </w:r>
      <w:hyperlink r:id="rId30" w:history="1">
        <w:r w:rsidRPr="008407DF">
          <w:rPr>
            <w:rFonts w:asciiTheme="majorHAnsi" w:eastAsia="Times New Roman" w:hAnsiTheme="majorHAnsi" w:cstheme="majorHAnsi"/>
            <w:b/>
            <w:bCs/>
            <w:color w:val="0000FF"/>
            <w:u w:val="single"/>
            <w:lang w:val="en-CA"/>
          </w:rPr>
          <w:t>Fiddler AI</w:t>
        </w:r>
      </w:hyperlink>
      <w:r w:rsidRPr="00463B54">
        <w:rPr>
          <w:rFonts w:asciiTheme="majorHAnsi" w:eastAsia="Times New Roman" w:hAnsiTheme="majorHAnsi" w:cstheme="majorHAnsi"/>
          <w:color w:val="12110D"/>
          <w:lang w:val="en-CA"/>
        </w:rPr>
        <w:t xml:space="preserve"> is a next-generation Explainable AI Engine that enables data science, product, and business users to understand, evaluate, validate, and manage their AI solutions. Their AI engine provides actionable insights for ML monitoring, observability, and </w:t>
      </w:r>
      <w:proofErr w:type="spellStart"/>
      <w:r w:rsidRPr="00463B54">
        <w:rPr>
          <w:rFonts w:asciiTheme="majorHAnsi" w:eastAsia="Times New Roman" w:hAnsiTheme="majorHAnsi" w:cstheme="majorHAnsi"/>
          <w:color w:val="12110D"/>
          <w:lang w:val="en-CA"/>
        </w:rPr>
        <w:t>explainability</w:t>
      </w:r>
      <w:proofErr w:type="spellEnd"/>
      <w:r w:rsidRPr="00463B54">
        <w:rPr>
          <w:rFonts w:asciiTheme="majorHAnsi" w:eastAsia="Times New Roman" w:hAnsiTheme="majorHAnsi" w:cstheme="majorHAnsi"/>
          <w:color w:val="12110D"/>
          <w:lang w:val="en-CA"/>
        </w:rPr>
        <w:t>. The types of </w:t>
      </w:r>
      <w:hyperlink r:id="rId31" w:history="1">
        <w:r w:rsidRPr="008407DF">
          <w:rPr>
            <w:rFonts w:asciiTheme="majorHAnsi" w:eastAsia="Times New Roman" w:hAnsiTheme="majorHAnsi" w:cstheme="majorHAnsi"/>
            <w:b/>
            <w:bCs/>
            <w:color w:val="0000FF"/>
            <w:u w:val="single"/>
            <w:lang w:val="en-CA"/>
          </w:rPr>
          <w:t>insights</w:t>
        </w:r>
      </w:hyperlink>
      <w:r w:rsidRPr="00463B54">
        <w:rPr>
          <w:rFonts w:asciiTheme="majorHAnsi" w:eastAsia="Times New Roman" w:hAnsiTheme="majorHAnsi" w:cstheme="majorHAnsi"/>
          <w:color w:val="12110D"/>
          <w:lang w:val="en-CA"/>
        </w:rPr>
        <w:t> Fiddler AI offers are data drift, data integrity, outliers, performance, and bias. These insights ensure users have a transparent and dependable experience.</w:t>
      </w:r>
      <w:r w:rsidRPr="008407DF">
        <w:rPr>
          <w:rFonts w:asciiTheme="majorHAnsi" w:eastAsia="Times New Roman" w:hAnsiTheme="majorHAnsi" w:cstheme="majorHAnsi"/>
          <w:b/>
          <w:bCs/>
          <w:color w:val="12110D"/>
          <w:lang w:val="en-CA"/>
        </w:rPr>
        <w:t>‍</w:t>
      </w:r>
    </w:p>
    <w:p w14:paraId="301010E6" w14:textId="77777777" w:rsidR="00463B54" w:rsidRPr="00463B54" w:rsidRDefault="00463B54" w:rsidP="00463B54">
      <w:pPr>
        <w:spacing w:before="300"/>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Why you should use it:</w:t>
      </w:r>
      <w:r w:rsidRPr="00463B54">
        <w:rPr>
          <w:rFonts w:asciiTheme="majorHAnsi" w:eastAsia="Times New Roman" w:hAnsiTheme="majorHAnsi" w:cstheme="majorHAnsi"/>
          <w:color w:val="12110D"/>
          <w:lang w:val="en-CA"/>
        </w:rPr>
        <w:t> Through automated monitoring and observability, Fiddler AI manages model performance more effectively by receiving alerts for data drift, biases, and performance declines, allowing for the creation of innovative AI-powered consumer interactions. </w:t>
      </w:r>
    </w:p>
    <w:p w14:paraId="7365073E" w14:textId="77777777" w:rsidR="00463B54" w:rsidRPr="00463B54" w:rsidRDefault="00463B54" w:rsidP="00463B54">
      <w:pPr>
        <w:spacing w:before="300"/>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With their Explainable AI Engine, you can track and reduce customer churn by showcasing insights as to why a customer may be likely to churn.</w:t>
      </w:r>
    </w:p>
    <w:p w14:paraId="05D3BE80" w14:textId="77777777" w:rsidR="00463B54" w:rsidRPr="00463B54" w:rsidRDefault="00463B54" w:rsidP="00463B54">
      <w:pPr>
        <w:spacing w:before="100" w:beforeAutospacing="1" w:after="100" w:afterAutospacing="1"/>
        <w:outlineLvl w:val="2"/>
        <w:rPr>
          <w:rFonts w:asciiTheme="majorHAnsi" w:eastAsia="Times New Roman" w:hAnsiTheme="majorHAnsi" w:cstheme="majorHAnsi"/>
          <w:b/>
          <w:bCs/>
          <w:color w:val="12110D"/>
          <w:sz w:val="27"/>
          <w:szCs w:val="27"/>
          <w:lang w:val="en-CA"/>
        </w:rPr>
      </w:pPr>
      <w:r w:rsidRPr="00463B54">
        <w:rPr>
          <w:rFonts w:asciiTheme="majorHAnsi" w:eastAsia="Times New Roman" w:hAnsiTheme="majorHAnsi" w:cstheme="majorHAnsi"/>
          <w:b/>
          <w:bCs/>
          <w:color w:val="12110D"/>
          <w:sz w:val="27"/>
          <w:szCs w:val="27"/>
          <w:lang w:val="en-CA"/>
        </w:rPr>
        <w:t>Arthur</w:t>
      </w:r>
    </w:p>
    <w:p w14:paraId="273FFA69" w14:textId="77777777" w:rsidR="00463B54" w:rsidRPr="00463B54" w:rsidRDefault="00463B54" w:rsidP="00463B54">
      <w:pPr>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What is it:</w:t>
      </w:r>
      <w:r w:rsidRPr="00463B54">
        <w:rPr>
          <w:rFonts w:asciiTheme="majorHAnsi" w:eastAsia="Times New Roman" w:hAnsiTheme="majorHAnsi" w:cstheme="majorHAnsi"/>
          <w:color w:val="12110D"/>
          <w:lang w:val="en-CA"/>
        </w:rPr>
        <w:t> </w:t>
      </w:r>
      <w:hyperlink r:id="rId32" w:history="1">
        <w:r w:rsidRPr="008407DF">
          <w:rPr>
            <w:rFonts w:asciiTheme="majorHAnsi" w:eastAsia="Times New Roman" w:hAnsiTheme="majorHAnsi" w:cstheme="majorHAnsi"/>
            <w:b/>
            <w:bCs/>
            <w:color w:val="0000FF"/>
            <w:u w:val="single"/>
            <w:lang w:val="en-CA"/>
          </w:rPr>
          <w:t>Arthur</w:t>
        </w:r>
      </w:hyperlink>
      <w:r w:rsidRPr="00463B54">
        <w:rPr>
          <w:rFonts w:asciiTheme="majorHAnsi" w:eastAsia="Times New Roman" w:hAnsiTheme="majorHAnsi" w:cstheme="majorHAnsi"/>
          <w:color w:val="12110D"/>
          <w:lang w:val="en-CA"/>
        </w:rPr>
        <w:t xml:space="preserve"> is an AI performance </w:t>
      </w:r>
      <w:proofErr w:type="spellStart"/>
      <w:r w:rsidRPr="00463B54">
        <w:rPr>
          <w:rFonts w:asciiTheme="majorHAnsi" w:eastAsia="Times New Roman" w:hAnsiTheme="majorHAnsi" w:cstheme="majorHAnsi"/>
          <w:color w:val="12110D"/>
          <w:lang w:val="en-CA"/>
        </w:rPr>
        <w:t>startup</w:t>
      </w:r>
      <w:proofErr w:type="spellEnd"/>
      <w:r w:rsidRPr="00463B54">
        <w:rPr>
          <w:rFonts w:asciiTheme="majorHAnsi" w:eastAsia="Times New Roman" w:hAnsiTheme="majorHAnsi" w:cstheme="majorHAnsi"/>
          <w:color w:val="12110D"/>
          <w:lang w:val="en-CA"/>
        </w:rPr>
        <w:t xml:space="preserve"> that helps businesses realize the full potential of AI. They achieve this by providing ML monitoring and performance optimization through the combination of </w:t>
      </w:r>
      <w:proofErr w:type="spellStart"/>
      <w:r w:rsidRPr="00463B54">
        <w:rPr>
          <w:rFonts w:asciiTheme="majorHAnsi" w:eastAsia="Times New Roman" w:hAnsiTheme="majorHAnsi" w:cstheme="majorHAnsi"/>
          <w:color w:val="12110D"/>
          <w:lang w:val="en-CA"/>
        </w:rPr>
        <w:t>explainability</w:t>
      </w:r>
      <w:proofErr w:type="spellEnd"/>
      <w:r w:rsidRPr="00463B54">
        <w:rPr>
          <w:rFonts w:asciiTheme="majorHAnsi" w:eastAsia="Times New Roman" w:hAnsiTheme="majorHAnsi" w:cstheme="majorHAnsi"/>
          <w:color w:val="12110D"/>
          <w:lang w:val="en-CA"/>
        </w:rPr>
        <w:t>, observability, and bias mitigation. </w:t>
      </w:r>
      <w:r w:rsidRPr="008407DF">
        <w:rPr>
          <w:rFonts w:asciiTheme="majorHAnsi" w:eastAsia="Times New Roman" w:hAnsiTheme="majorHAnsi" w:cstheme="majorHAnsi"/>
          <w:b/>
          <w:bCs/>
          <w:color w:val="12110D"/>
          <w:lang w:val="en-CA"/>
        </w:rPr>
        <w:t>‍</w:t>
      </w:r>
    </w:p>
    <w:p w14:paraId="5C7653AD" w14:textId="77777777" w:rsidR="00463B54" w:rsidRPr="00463B54" w:rsidRDefault="00463B54" w:rsidP="00463B54">
      <w:pPr>
        <w:spacing w:before="300"/>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Why you should use it:</w:t>
      </w:r>
      <w:r w:rsidRPr="00463B54">
        <w:rPr>
          <w:rFonts w:asciiTheme="majorHAnsi" w:eastAsia="Times New Roman" w:hAnsiTheme="majorHAnsi" w:cstheme="majorHAnsi"/>
          <w:color w:val="12110D"/>
          <w:lang w:val="en-CA"/>
        </w:rPr>
        <w:t> Arthur lets you track a model's performance using any metrics to proactively uncover opportunities to improve model performance. It can also help teams spot data drift before it causes havoc with predictions. </w:t>
      </w:r>
    </w:p>
    <w:p w14:paraId="42750344" w14:textId="77777777" w:rsidR="00463B54" w:rsidRPr="00463B54" w:rsidRDefault="00463B54" w:rsidP="00463B54">
      <w:pPr>
        <w:spacing w:before="300"/>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 xml:space="preserve">One of the areas where it's well suited is the medical field, providing </w:t>
      </w:r>
      <w:proofErr w:type="spellStart"/>
      <w:r w:rsidRPr="00463B54">
        <w:rPr>
          <w:rFonts w:asciiTheme="majorHAnsi" w:eastAsia="Times New Roman" w:hAnsiTheme="majorHAnsi" w:cstheme="majorHAnsi"/>
          <w:color w:val="12110D"/>
          <w:lang w:val="en-CA"/>
        </w:rPr>
        <w:t>explainability</w:t>
      </w:r>
      <w:proofErr w:type="spellEnd"/>
      <w:r w:rsidRPr="00463B54">
        <w:rPr>
          <w:rFonts w:asciiTheme="majorHAnsi" w:eastAsia="Times New Roman" w:hAnsiTheme="majorHAnsi" w:cstheme="majorHAnsi"/>
          <w:color w:val="12110D"/>
          <w:lang w:val="en-CA"/>
        </w:rPr>
        <w:t xml:space="preserve"> and bias monitoring for healthcare logistic models for capacity planning or facility management.</w:t>
      </w:r>
    </w:p>
    <w:p w14:paraId="1E0B255E" w14:textId="77777777" w:rsidR="00463B54" w:rsidRPr="00463B54" w:rsidRDefault="00463B54" w:rsidP="00463B54">
      <w:pPr>
        <w:spacing w:before="100" w:beforeAutospacing="1" w:after="100" w:afterAutospacing="1"/>
        <w:outlineLvl w:val="1"/>
        <w:rPr>
          <w:rFonts w:asciiTheme="majorHAnsi" w:eastAsia="Times New Roman" w:hAnsiTheme="majorHAnsi" w:cstheme="majorHAnsi"/>
          <w:b/>
          <w:bCs/>
          <w:color w:val="12110D"/>
          <w:sz w:val="36"/>
          <w:szCs w:val="36"/>
          <w:lang w:val="en-CA"/>
        </w:rPr>
      </w:pPr>
      <w:r w:rsidRPr="00463B54">
        <w:rPr>
          <w:rFonts w:asciiTheme="majorHAnsi" w:eastAsia="Times New Roman" w:hAnsiTheme="majorHAnsi" w:cstheme="majorHAnsi"/>
          <w:b/>
          <w:bCs/>
          <w:color w:val="12110D"/>
          <w:sz w:val="36"/>
          <w:szCs w:val="36"/>
          <w:lang w:val="en-CA"/>
        </w:rPr>
        <w:t>ML Deployment Tools That Connect Operations and Development</w:t>
      </w:r>
    </w:p>
    <w:p w14:paraId="2CA53C93" w14:textId="77777777" w:rsidR="00463B54" w:rsidRPr="00463B54" w:rsidRDefault="00463B54" w:rsidP="00463B54">
      <w:pPr>
        <w:spacing w:before="300"/>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t>Data engineers and data scientists are always on the lookout for new tools and ways to deploy their ML models to production. ML deployment tools enhance security by setting controls and ensuring that all systems are protected. Automation has the extra benefit of making deployment more efficient, quicker, and with fewer errors, to mention a few benefits.</w:t>
      </w:r>
    </w:p>
    <w:p w14:paraId="5A119A6F" w14:textId="77777777" w:rsidR="00463B54" w:rsidRPr="00463B54" w:rsidRDefault="00463B54" w:rsidP="00463B54">
      <w:pPr>
        <w:spacing w:before="100" w:beforeAutospacing="1" w:after="100" w:afterAutospacing="1"/>
        <w:outlineLvl w:val="2"/>
        <w:rPr>
          <w:rFonts w:asciiTheme="majorHAnsi" w:eastAsia="Times New Roman" w:hAnsiTheme="majorHAnsi" w:cstheme="majorHAnsi"/>
          <w:b/>
          <w:bCs/>
          <w:color w:val="12110D"/>
          <w:sz w:val="27"/>
          <w:szCs w:val="27"/>
          <w:lang w:val="en-CA"/>
        </w:rPr>
      </w:pPr>
      <w:r w:rsidRPr="00463B54">
        <w:rPr>
          <w:rFonts w:asciiTheme="majorHAnsi" w:eastAsia="Times New Roman" w:hAnsiTheme="majorHAnsi" w:cstheme="majorHAnsi"/>
          <w:b/>
          <w:bCs/>
          <w:color w:val="12110D"/>
          <w:sz w:val="27"/>
          <w:szCs w:val="27"/>
          <w:lang w:val="en-CA"/>
        </w:rPr>
        <w:t xml:space="preserve">Amazon </w:t>
      </w:r>
      <w:proofErr w:type="spellStart"/>
      <w:r w:rsidRPr="00463B54">
        <w:rPr>
          <w:rFonts w:asciiTheme="majorHAnsi" w:eastAsia="Times New Roman" w:hAnsiTheme="majorHAnsi" w:cstheme="majorHAnsi"/>
          <w:b/>
          <w:bCs/>
          <w:color w:val="12110D"/>
          <w:sz w:val="27"/>
          <w:szCs w:val="27"/>
          <w:lang w:val="en-CA"/>
        </w:rPr>
        <w:t>SageMaker</w:t>
      </w:r>
      <w:proofErr w:type="spellEnd"/>
    </w:p>
    <w:p w14:paraId="705E75A7" w14:textId="77777777" w:rsidR="00463B54" w:rsidRPr="00463B54" w:rsidRDefault="00463B54" w:rsidP="00463B54">
      <w:pPr>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What it is:</w:t>
      </w:r>
      <w:r w:rsidRPr="00463B54">
        <w:rPr>
          <w:rFonts w:asciiTheme="majorHAnsi" w:eastAsia="Times New Roman" w:hAnsiTheme="majorHAnsi" w:cstheme="majorHAnsi"/>
          <w:color w:val="12110D"/>
          <w:lang w:val="en-CA"/>
        </w:rPr>
        <w:t> </w:t>
      </w:r>
      <w:hyperlink r:id="rId33" w:history="1">
        <w:r w:rsidRPr="008407DF">
          <w:rPr>
            <w:rFonts w:asciiTheme="majorHAnsi" w:eastAsia="Times New Roman" w:hAnsiTheme="majorHAnsi" w:cstheme="majorHAnsi"/>
            <w:b/>
            <w:bCs/>
            <w:color w:val="0000FF"/>
            <w:u w:val="single"/>
            <w:lang w:val="en-CA"/>
          </w:rPr>
          <w:t xml:space="preserve">Amazon </w:t>
        </w:r>
        <w:proofErr w:type="spellStart"/>
        <w:r w:rsidRPr="008407DF">
          <w:rPr>
            <w:rFonts w:asciiTheme="majorHAnsi" w:eastAsia="Times New Roman" w:hAnsiTheme="majorHAnsi" w:cstheme="majorHAnsi"/>
            <w:b/>
            <w:bCs/>
            <w:color w:val="0000FF"/>
            <w:u w:val="single"/>
            <w:lang w:val="en-CA"/>
          </w:rPr>
          <w:t>SageMaker</w:t>
        </w:r>
        <w:proofErr w:type="spellEnd"/>
      </w:hyperlink>
      <w:r w:rsidRPr="00463B54">
        <w:rPr>
          <w:rFonts w:asciiTheme="majorHAnsi" w:eastAsia="Times New Roman" w:hAnsiTheme="majorHAnsi" w:cstheme="majorHAnsi"/>
          <w:color w:val="12110D"/>
          <w:lang w:val="en-CA"/>
        </w:rPr>
        <w:t> lets developers or data scientists quickly construct, train, and deploy ML models. It’s a part of the </w:t>
      </w:r>
      <w:hyperlink r:id="rId34" w:history="1">
        <w:r w:rsidRPr="008407DF">
          <w:rPr>
            <w:rFonts w:asciiTheme="majorHAnsi" w:eastAsia="Times New Roman" w:hAnsiTheme="majorHAnsi" w:cstheme="majorHAnsi"/>
            <w:b/>
            <w:bCs/>
            <w:color w:val="0000FF"/>
            <w:u w:val="single"/>
            <w:lang w:val="en-CA"/>
          </w:rPr>
          <w:t>Amazon Web Services (AWS)</w:t>
        </w:r>
      </w:hyperlink>
      <w:r w:rsidRPr="00463B54">
        <w:rPr>
          <w:rFonts w:asciiTheme="majorHAnsi" w:eastAsia="Times New Roman" w:hAnsiTheme="majorHAnsi" w:cstheme="majorHAnsi"/>
          <w:color w:val="12110D"/>
          <w:lang w:val="en-CA"/>
        </w:rPr>
        <w:t> ecosystem built on the two decades of experience Amazon has in developing real-world ML applications. </w:t>
      </w:r>
    </w:p>
    <w:p w14:paraId="72D485FF" w14:textId="77777777" w:rsidR="00463B54" w:rsidRPr="00463B54" w:rsidRDefault="00463B54" w:rsidP="00463B54">
      <w:pPr>
        <w:rPr>
          <w:rFonts w:asciiTheme="majorHAnsi" w:eastAsia="Times New Roman" w:hAnsiTheme="majorHAnsi" w:cstheme="majorHAnsi"/>
          <w:color w:val="12110D"/>
          <w:lang w:val="en-CA"/>
        </w:rPr>
      </w:pPr>
      <w:r w:rsidRPr="00463B54">
        <w:rPr>
          <w:rFonts w:asciiTheme="majorHAnsi" w:eastAsia="Times New Roman" w:hAnsiTheme="majorHAnsi" w:cstheme="majorHAnsi"/>
          <w:color w:val="12110D"/>
          <w:lang w:val="en-CA"/>
        </w:rPr>
        <w:lastRenderedPageBreak/>
        <w:t>‍</w:t>
      </w:r>
      <w:r w:rsidRPr="008407DF">
        <w:rPr>
          <w:rFonts w:asciiTheme="majorHAnsi" w:eastAsia="Times New Roman" w:hAnsiTheme="majorHAnsi" w:cstheme="majorHAnsi"/>
          <w:b/>
          <w:bCs/>
          <w:color w:val="12110D"/>
          <w:lang w:val="en-CA"/>
        </w:rPr>
        <w:t>Why you should use it:</w:t>
      </w:r>
      <w:r w:rsidRPr="00463B54">
        <w:rPr>
          <w:rFonts w:asciiTheme="majorHAnsi" w:eastAsia="Times New Roman" w:hAnsiTheme="majorHAnsi" w:cstheme="majorHAnsi"/>
          <w:color w:val="12110D"/>
          <w:lang w:val="en-CA"/>
        </w:rPr>
        <w:t xml:space="preserve"> Through automation and established </w:t>
      </w:r>
      <w:proofErr w:type="spellStart"/>
      <w:r w:rsidRPr="00463B54">
        <w:rPr>
          <w:rFonts w:asciiTheme="majorHAnsi" w:eastAsia="Times New Roman" w:hAnsiTheme="majorHAnsi" w:cstheme="majorHAnsi"/>
          <w:color w:val="12110D"/>
          <w:lang w:val="en-CA"/>
        </w:rPr>
        <w:t>MLOps</w:t>
      </w:r>
      <w:proofErr w:type="spellEnd"/>
      <w:r w:rsidRPr="00463B54">
        <w:rPr>
          <w:rFonts w:asciiTheme="majorHAnsi" w:eastAsia="Times New Roman" w:hAnsiTheme="majorHAnsi" w:cstheme="majorHAnsi"/>
          <w:color w:val="12110D"/>
          <w:lang w:val="en-CA"/>
        </w:rPr>
        <w:t xml:space="preserve"> techniques, Amazon </w:t>
      </w:r>
      <w:proofErr w:type="spellStart"/>
      <w:r w:rsidRPr="00463B54">
        <w:rPr>
          <w:rFonts w:asciiTheme="majorHAnsi" w:eastAsia="Times New Roman" w:hAnsiTheme="majorHAnsi" w:cstheme="majorHAnsi"/>
          <w:color w:val="12110D"/>
          <w:lang w:val="en-CA"/>
        </w:rPr>
        <w:t>SageMaker</w:t>
      </w:r>
      <w:proofErr w:type="spellEnd"/>
      <w:r w:rsidRPr="00463B54">
        <w:rPr>
          <w:rFonts w:asciiTheme="majorHAnsi" w:eastAsia="Times New Roman" w:hAnsiTheme="majorHAnsi" w:cstheme="majorHAnsi"/>
          <w:color w:val="12110D"/>
          <w:lang w:val="en-CA"/>
        </w:rPr>
        <w:t xml:space="preserve"> streamlines the </w:t>
      </w:r>
      <w:hyperlink r:id="rId35" w:anchor=":~:text=lifecycle%20for%20governance.-,How%20it%20works,-Amazon%20SageMaker%20helps" w:history="1">
        <w:r w:rsidRPr="008407DF">
          <w:rPr>
            <w:rFonts w:asciiTheme="majorHAnsi" w:eastAsia="Times New Roman" w:hAnsiTheme="majorHAnsi" w:cstheme="majorHAnsi"/>
            <w:b/>
            <w:bCs/>
            <w:color w:val="0000FF"/>
            <w:u w:val="single"/>
            <w:lang w:val="en-CA"/>
          </w:rPr>
          <w:t>ML lifecycle</w:t>
        </w:r>
      </w:hyperlink>
      <w:r w:rsidRPr="00463B54">
        <w:rPr>
          <w:rFonts w:asciiTheme="majorHAnsi" w:eastAsia="Times New Roman" w:hAnsiTheme="majorHAnsi" w:cstheme="majorHAnsi"/>
          <w:color w:val="12110D"/>
          <w:lang w:val="en-CA"/>
        </w:rPr>
        <w:t xml:space="preserve">. After models have been built and trained, Amazon </w:t>
      </w:r>
      <w:proofErr w:type="spellStart"/>
      <w:r w:rsidRPr="00463B54">
        <w:rPr>
          <w:rFonts w:asciiTheme="majorHAnsi" w:eastAsia="Times New Roman" w:hAnsiTheme="majorHAnsi" w:cstheme="majorHAnsi"/>
          <w:color w:val="12110D"/>
          <w:lang w:val="en-CA"/>
        </w:rPr>
        <w:t>SageMaker</w:t>
      </w:r>
      <w:proofErr w:type="spellEnd"/>
      <w:r w:rsidRPr="00463B54">
        <w:rPr>
          <w:rFonts w:asciiTheme="majorHAnsi" w:eastAsia="Times New Roman" w:hAnsiTheme="majorHAnsi" w:cstheme="majorHAnsi"/>
          <w:color w:val="12110D"/>
          <w:lang w:val="en-CA"/>
        </w:rPr>
        <w:t xml:space="preserve"> provides three options for deploying them and generating predictions.</w:t>
      </w:r>
    </w:p>
    <w:p w14:paraId="5E256B11" w14:textId="77777777" w:rsidR="00463B54" w:rsidRPr="00463B54" w:rsidRDefault="00463B54" w:rsidP="00463B54">
      <w:pPr>
        <w:spacing w:before="100" w:beforeAutospacing="1" w:after="100" w:afterAutospacing="1"/>
        <w:outlineLvl w:val="2"/>
        <w:rPr>
          <w:rFonts w:asciiTheme="majorHAnsi" w:eastAsia="Times New Roman" w:hAnsiTheme="majorHAnsi" w:cstheme="majorHAnsi"/>
          <w:b/>
          <w:bCs/>
          <w:color w:val="12110D"/>
          <w:sz w:val="27"/>
          <w:szCs w:val="27"/>
          <w:lang w:val="en-CA"/>
        </w:rPr>
      </w:pPr>
      <w:proofErr w:type="spellStart"/>
      <w:r w:rsidRPr="00463B54">
        <w:rPr>
          <w:rFonts w:asciiTheme="majorHAnsi" w:eastAsia="Times New Roman" w:hAnsiTheme="majorHAnsi" w:cstheme="majorHAnsi"/>
          <w:b/>
          <w:bCs/>
          <w:color w:val="12110D"/>
          <w:sz w:val="27"/>
          <w:szCs w:val="27"/>
          <w:lang w:val="en-CA"/>
        </w:rPr>
        <w:t>Algorithmia</w:t>
      </w:r>
      <w:proofErr w:type="spellEnd"/>
    </w:p>
    <w:p w14:paraId="5C894683" w14:textId="77777777" w:rsidR="00463B54" w:rsidRPr="00463B54" w:rsidRDefault="00463B54" w:rsidP="00463B54">
      <w:pPr>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What is it:</w:t>
      </w:r>
      <w:r w:rsidRPr="00463B54">
        <w:rPr>
          <w:rFonts w:asciiTheme="majorHAnsi" w:eastAsia="Times New Roman" w:hAnsiTheme="majorHAnsi" w:cstheme="majorHAnsi"/>
          <w:color w:val="12110D"/>
          <w:lang w:val="en-CA"/>
        </w:rPr>
        <w:t> </w:t>
      </w:r>
      <w:proofErr w:type="spellStart"/>
      <w:r w:rsidRPr="00463B54">
        <w:rPr>
          <w:rFonts w:asciiTheme="majorHAnsi" w:eastAsia="Times New Roman" w:hAnsiTheme="majorHAnsi" w:cstheme="majorHAnsi"/>
          <w:color w:val="12110D"/>
          <w:lang w:val="en-CA"/>
        </w:rPr>
        <w:fldChar w:fldCharType="begin"/>
      </w:r>
      <w:r w:rsidRPr="00463B54">
        <w:rPr>
          <w:rFonts w:asciiTheme="majorHAnsi" w:eastAsia="Times New Roman" w:hAnsiTheme="majorHAnsi" w:cstheme="majorHAnsi"/>
          <w:color w:val="12110D"/>
          <w:lang w:val="en-CA"/>
        </w:rPr>
        <w:instrText xml:space="preserve"> HYPERLINK "https://algorithmia.com/" </w:instrText>
      </w:r>
      <w:r w:rsidRPr="00463B54">
        <w:rPr>
          <w:rFonts w:asciiTheme="majorHAnsi" w:eastAsia="Times New Roman" w:hAnsiTheme="majorHAnsi" w:cstheme="majorHAnsi"/>
          <w:color w:val="12110D"/>
          <w:lang w:val="en-CA"/>
        </w:rPr>
        <w:fldChar w:fldCharType="separate"/>
      </w:r>
      <w:r w:rsidRPr="008407DF">
        <w:rPr>
          <w:rFonts w:asciiTheme="majorHAnsi" w:eastAsia="Times New Roman" w:hAnsiTheme="majorHAnsi" w:cstheme="majorHAnsi"/>
          <w:b/>
          <w:bCs/>
          <w:color w:val="0000FF"/>
          <w:u w:val="single"/>
          <w:lang w:val="en-CA"/>
        </w:rPr>
        <w:t>Algorithmia</w:t>
      </w:r>
      <w:proofErr w:type="spellEnd"/>
      <w:r w:rsidRPr="00463B54">
        <w:rPr>
          <w:rFonts w:asciiTheme="majorHAnsi" w:eastAsia="Times New Roman" w:hAnsiTheme="majorHAnsi" w:cstheme="majorHAnsi"/>
          <w:color w:val="12110D"/>
          <w:lang w:val="en-CA"/>
        </w:rPr>
        <w:fldChar w:fldCharType="end"/>
      </w:r>
      <w:r w:rsidRPr="00463B54">
        <w:rPr>
          <w:rFonts w:asciiTheme="majorHAnsi" w:eastAsia="Times New Roman" w:hAnsiTheme="majorHAnsi" w:cstheme="majorHAnsi"/>
          <w:color w:val="12110D"/>
          <w:lang w:val="en-CA"/>
        </w:rPr>
        <w:t> automates ML deployment and improves cooperation between operations and development. </w:t>
      </w:r>
      <w:r w:rsidRPr="008407DF">
        <w:rPr>
          <w:rFonts w:asciiTheme="majorHAnsi" w:eastAsia="Times New Roman" w:hAnsiTheme="majorHAnsi" w:cstheme="majorHAnsi"/>
          <w:b/>
          <w:bCs/>
          <w:color w:val="12110D"/>
          <w:lang w:val="en-CA"/>
        </w:rPr>
        <w:t>‍</w:t>
      </w:r>
    </w:p>
    <w:p w14:paraId="1962F98B" w14:textId="77777777" w:rsidR="00463B54" w:rsidRPr="00463B54" w:rsidRDefault="00463B54" w:rsidP="00463B54">
      <w:pPr>
        <w:rPr>
          <w:rFonts w:asciiTheme="majorHAnsi" w:eastAsia="Times New Roman" w:hAnsiTheme="majorHAnsi" w:cstheme="majorHAnsi"/>
          <w:color w:val="12110D"/>
          <w:lang w:val="en-CA"/>
        </w:rPr>
      </w:pPr>
      <w:r w:rsidRPr="008407DF">
        <w:rPr>
          <w:rFonts w:asciiTheme="majorHAnsi" w:eastAsia="Times New Roman" w:hAnsiTheme="majorHAnsi" w:cstheme="majorHAnsi"/>
          <w:b/>
          <w:bCs/>
          <w:color w:val="12110D"/>
          <w:lang w:val="en-CA"/>
        </w:rPr>
        <w:t>Why you should use it:</w:t>
      </w:r>
      <w:r w:rsidRPr="00463B54">
        <w:rPr>
          <w:rFonts w:asciiTheme="majorHAnsi" w:eastAsia="Times New Roman" w:hAnsiTheme="majorHAnsi" w:cstheme="majorHAnsi"/>
          <w:color w:val="12110D"/>
          <w:lang w:val="en-CA"/>
        </w:rPr>
        <w:t> It extends the capabilities of existing </w:t>
      </w:r>
      <w:hyperlink r:id="rId36" w:anchor=":~:text=The%20Software%20Development%20Life%20Cycle%20(SDLC)%20is%20a%20structured%20process%20that%20enables%20the%20production%20of%20high%2Dquality%2C%20low%2Dcost%20software%2C%20in%20the%20shortest%20possible%20production%20time" w:history="1">
        <w:r w:rsidRPr="008407DF">
          <w:rPr>
            <w:rFonts w:asciiTheme="majorHAnsi" w:eastAsia="Times New Roman" w:hAnsiTheme="majorHAnsi" w:cstheme="majorHAnsi"/>
            <w:b/>
            <w:bCs/>
            <w:color w:val="0000FF"/>
            <w:u w:val="single"/>
            <w:lang w:val="en-CA"/>
          </w:rPr>
          <w:t>Software Development Life Cycle (SDLC)</w:t>
        </w:r>
      </w:hyperlink>
      <w:r w:rsidRPr="00463B54">
        <w:rPr>
          <w:rFonts w:asciiTheme="majorHAnsi" w:eastAsia="Times New Roman" w:hAnsiTheme="majorHAnsi" w:cstheme="majorHAnsi"/>
          <w:color w:val="12110D"/>
          <w:lang w:val="en-CA"/>
        </w:rPr>
        <w:t> and </w:t>
      </w:r>
      <w:hyperlink r:id="rId37" w:history="1">
        <w:r w:rsidRPr="008407DF">
          <w:rPr>
            <w:rFonts w:asciiTheme="majorHAnsi" w:eastAsia="Times New Roman" w:hAnsiTheme="majorHAnsi" w:cstheme="majorHAnsi"/>
            <w:b/>
            <w:bCs/>
            <w:color w:val="0000FF"/>
            <w:u w:val="single"/>
            <w:lang w:val="en-CA"/>
          </w:rPr>
          <w:t>Continuous Integration/Continuous Delivery</w:t>
        </w:r>
      </w:hyperlink>
      <w:r w:rsidRPr="00463B54">
        <w:rPr>
          <w:rFonts w:asciiTheme="majorHAnsi" w:eastAsia="Times New Roman" w:hAnsiTheme="majorHAnsi" w:cstheme="majorHAnsi"/>
          <w:color w:val="12110D"/>
          <w:lang w:val="en-CA"/>
        </w:rPr>
        <w:t> (CI/CD) systems and provides superior security and governance. All stages of the machine learning lifecycle coordinate inside of current operational procedures.</w:t>
      </w:r>
    </w:p>
    <w:p w14:paraId="050BF6D5" w14:textId="77777777" w:rsidR="00463B54" w:rsidRPr="00463B54" w:rsidRDefault="00463B54" w:rsidP="00463B54">
      <w:pPr>
        <w:spacing w:before="100" w:beforeAutospacing="1" w:after="100" w:afterAutospacing="1"/>
        <w:outlineLvl w:val="1"/>
        <w:rPr>
          <w:rFonts w:asciiTheme="majorHAnsi" w:eastAsia="Times New Roman" w:hAnsiTheme="majorHAnsi" w:cstheme="majorHAnsi"/>
          <w:b/>
          <w:bCs/>
          <w:color w:val="12110D"/>
          <w:sz w:val="36"/>
          <w:szCs w:val="36"/>
          <w:lang w:val="en-CA"/>
        </w:rPr>
      </w:pPr>
      <w:r w:rsidRPr="00463B54">
        <w:rPr>
          <w:rFonts w:asciiTheme="majorHAnsi" w:eastAsia="Times New Roman" w:hAnsiTheme="majorHAnsi" w:cstheme="majorHAnsi"/>
          <w:b/>
          <w:bCs/>
          <w:color w:val="12110D"/>
          <w:sz w:val="36"/>
          <w:szCs w:val="36"/>
          <w:lang w:val="en-CA"/>
        </w:rPr>
        <w:t>Putting the Right Data-Centric AI Tools in Your Toolbox</w:t>
      </w:r>
    </w:p>
    <w:p w14:paraId="3708F8BC" w14:textId="77777777" w:rsidR="00463B54" w:rsidRPr="00463B54" w:rsidRDefault="00463B54" w:rsidP="00463B54">
      <w:pPr>
        <w:spacing w:before="300"/>
        <w:rPr>
          <w:rFonts w:asciiTheme="majorHAnsi" w:eastAsia="Times New Roman" w:hAnsiTheme="majorHAnsi" w:cstheme="majorHAnsi"/>
          <w:b/>
          <w:color w:val="12110D"/>
          <w:lang w:val="en-CA"/>
        </w:rPr>
      </w:pPr>
      <w:r w:rsidRPr="00463B54">
        <w:rPr>
          <w:rFonts w:asciiTheme="majorHAnsi" w:eastAsia="Times New Roman" w:hAnsiTheme="majorHAnsi" w:cstheme="majorHAnsi"/>
          <w:color w:val="12110D"/>
          <w:lang w:val="en-CA"/>
        </w:rPr>
        <w:t xml:space="preserve">Choosing the right tools today can help address your current and future needs as your machine learning model use adapts and changes in your organization. </w:t>
      </w:r>
      <w:r w:rsidRPr="00463B54">
        <w:rPr>
          <w:rFonts w:asciiTheme="majorHAnsi" w:eastAsia="Times New Roman" w:hAnsiTheme="majorHAnsi" w:cstheme="majorHAnsi"/>
          <w:b/>
          <w:color w:val="12110D"/>
          <w:lang w:val="en-CA"/>
        </w:rPr>
        <w:t>Embracing a data-centric AI model strategy and utilizing tools that emphasize flexibility and obtaining high-quality data is imperative. Your data should reflect the data you anticipate seeing during deployment, accounting for any possible changes. You may want to use synthetic data to account for rare edge cases that aren't represented in your training data but may want to consider.</w:t>
      </w:r>
    </w:p>
    <w:p w14:paraId="6E3B1657" w14:textId="0D38E69E" w:rsidR="00463B54" w:rsidRPr="00463B54" w:rsidRDefault="00463B54" w:rsidP="00463B54">
      <w:pPr>
        <w:spacing w:before="300"/>
        <w:rPr>
          <w:rFonts w:asciiTheme="majorHAnsi" w:eastAsia="Times New Roman" w:hAnsiTheme="majorHAnsi" w:cstheme="majorHAnsi"/>
          <w:color w:val="12110D"/>
          <w:lang w:val="en-CA"/>
        </w:rPr>
      </w:pPr>
      <w:bookmarkStart w:id="0" w:name="_GoBack"/>
      <w:r w:rsidRPr="00463B54">
        <w:rPr>
          <w:rFonts w:asciiTheme="majorHAnsi" w:eastAsia="Times New Roman" w:hAnsiTheme="majorHAnsi" w:cstheme="majorHAnsi"/>
          <w:b/>
          <w:color w:val="12110D"/>
          <w:lang w:val="en-CA"/>
        </w:rPr>
        <w:t>With Label Studio</w:t>
      </w:r>
      <w:bookmarkEnd w:id="0"/>
      <w:r w:rsidRPr="00463B54">
        <w:rPr>
          <w:rFonts w:asciiTheme="majorHAnsi" w:eastAsia="Times New Roman" w:hAnsiTheme="majorHAnsi" w:cstheme="majorHAnsi"/>
          <w:color w:val="12110D"/>
          <w:lang w:val="en-CA"/>
        </w:rPr>
        <w:t>, you can access a wide range of features for setup, managing, running, and monitoring your collaborative data labeling projects. Schedule a </w:t>
      </w:r>
      <w:hyperlink r:id="rId38" w:history="1">
        <w:r w:rsidRPr="008407DF">
          <w:rPr>
            <w:rFonts w:asciiTheme="majorHAnsi" w:eastAsia="Times New Roman" w:hAnsiTheme="majorHAnsi" w:cstheme="majorHAnsi"/>
            <w:b/>
            <w:bCs/>
            <w:color w:val="0000FF"/>
            <w:u w:val="single"/>
            <w:lang w:val="en-CA"/>
          </w:rPr>
          <w:t>product demo</w:t>
        </w:r>
      </w:hyperlink>
      <w:r w:rsidRPr="00463B54">
        <w:rPr>
          <w:rFonts w:asciiTheme="majorHAnsi" w:eastAsia="Times New Roman" w:hAnsiTheme="majorHAnsi" w:cstheme="majorHAnsi"/>
          <w:color w:val="12110D"/>
          <w:lang w:val="en-CA"/>
        </w:rPr>
        <w:t xml:space="preserve"> today to learn more about how </w:t>
      </w:r>
      <w:proofErr w:type="spellStart"/>
      <w:r w:rsidRPr="00463B54">
        <w:rPr>
          <w:rFonts w:asciiTheme="majorHAnsi" w:eastAsia="Times New Roman" w:hAnsiTheme="majorHAnsi" w:cstheme="majorHAnsi"/>
          <w:color w:val="12110D"/>
          <w:lang w:val="en-CA"/>
        </w:rPr>
        <w:t>Heartex</w:t>
      </w:r>
      <w:proofErr w:type="spellEnd"/>
      <w:r w:rsidRPr="00463B54">
        <w:rPr>
          <w:rFonts w:asciiTheme="majorHAnsi" w:eastAsia="Times New Roman" w:hAnsiTheme="majorHAnsi" w:cstheme="majorHAnsi"/>
          <w:color w:val="12110D"/>
          <w:lang w:val="en-CA"/>
        </w:rPr>
        <w:t xml:space="preserve"> can enhance your projects.</w:t>
      </w:r>
    </w:p>
    <w:p w14:paraId="50745CEA" w14:textId="429A1CF1" w:rsidR="00675822" w:rsidRPr="008407DF" w:rsidRDefault="00352A1A" w:rsidP="00463B54">
      <w:pPr>
        <w:rPr>
          <w:rFonts w:asciiTheme="majorHAnsi" w:hAnsiTheme="majorHAnsi" w:cstheme="majorHAnsi"/>
        </w:rPr>
      </w:pPr>
    </w:p>
    <w:sectPr w:rsidR="00675822" w:rsidRPr="008407DF" w:rsidSect="00BD2246">
      <w:footerReference w:type="even" r:id="rId39"/>
      <w:footerReference w:type="default" r:id="rId4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FD1F3D" w14:textId="77777777" w:rsidR="00352A1A" w:rsidRDefault="00352A1A" w:rsidP="008407DF">
      <w:r>
        <w:separator/>
      </w:r>
    </w:p>
  </w:endnote>
  <w:endnote w:type="continuationSeparator" w:id="0">
    <w:p w14:paraId="5DDCE8FB" w14:textId="77777777" w:rsidR="00352A1A" w:rsidRDefault="00352A1A" w:rsidP="00840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48547168"/>
      <w:docPartObj>
        <w:docPartGallery w:val="Page Numbers (Bottom of Page)"/>
        <w:docPartUnique/>
      </w:docPartObj>
    </w:sdtPr>
    <w:sdtContent>
      <w:p w14:paraId="12CCB693" w14:textId="4F866A21" w:rsidR="008407DF" w:rsidRDefault="008407DF" w:rsidP="0075782C">
        <w:pPr>
          <w:pStyle w:val="Footer"/>
          <w:framePr w:wrap="none" w:vAnchor="text" w:hAnchor="margin" w:xAlign="right" w:y="1"/>
          <w:rPr>
            <w:rStyle w:val="PageNumber"/>
          </w:rPr>
          <w:pPrChange w:id="1" w:author="SalesChoice Inc" w:date="2023-11-28T22:05:00Z">
            <w:pPr>
              <w:pStyle w:val="Footer"/>
            </w:pPr>
          </w:pPrChange>
        </w:pPr>
        <w:ins w:id="2" w:author="SalesChoice Inc" w:date="2023-11-28T22:05:00Z">
          <w:r>
            <w:rPr>
              <w:rStyle w:val="PageNumber"/>
            </w:rPr>
            <w:fldChar w:fldCharType="begin"/>
          </w:r>
          <w:r>
            <w:rPr>
              <w:rStyle w:val="PageNumber"/>
            </w:rPr>
            <w:instrText xml:space="preserve"> </w:instrText>
          </w:r>
        </w:ins>
        <w:r>
          <w:rPr>
            <w:rStyle w:val="PageNumber"/>
          </w:rPr>
          <w:instrText>PAGE</w:instrText>
        </w:r>
        <w:ins w:id="3" w:author="SalesChoice Inc" w:date="2023-11-28T22:05:00Z">
          <w:r>
            <w:rPr>
              <w:rStyle w:val="PageNumber"/>
            </w:rPr>
            <w:instrText xml:space="preserve"> </w:instrText>
          </w:r>
          <w:r>
            <w:rPr>
              <w:rStyle w:val="PageNumber"/>
            </w:rPr>
            <w:fldChar w:fldCharType="end"/>
          </w:r>
        </w:ins>
      </w:p>
    </w:sdtContent>
  </w:sdt>
  <w:p w14:paraId="7602940A" w14:textId="77777777" w:rsidR="008407DF" w:rsidRDefault="008407DF" w:rsidP="008407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31322818"/>
      <w:docPartObj>
        <w:docPartGallery w:val="Page Numbers (Bottom of Page)"/>
        <w:docPartUnique/>
      </w:docPartObj>
    </w:sdtPr>
    <w:sdtContent>
      <w:p w14:paraId="3FC353CF" w14:textId="7BB06739" w:rsidR="008407DF" w:rsidRDefault="008407DF" w:rsidP="0075782C">
        <w:pPr>
          <w:pStyle w:val="Footer"/>
          <w:framePr w:wrap="none" w:vAnchor="text" w:hAnchor="margin" w:xAlign="right" w:y="1"/>
          <w:rPr>
            <w:rStyle w:val="PageNumber"/>
          </w:rPr>
          <w:pPrChange w:id="4" w:author="SalesChoice Inc" w:date="2023-11-28T22:05:00Z">
            <w:pPr>
              <w:pStyle w:val="Footer"/>
            </w:pPr>
          </w:pPrChange>
        </w:pPr>
        <w:ins w:id="5" w:author="SalesChoice Inc" w:date="2023-11-28T22:05:00Z">
          <w:r>
            <w:rPr>
              <w:rStyle w:val="PageNumber"/>
            </w:rPr>
            <w:fldChar w:fldCharType="begin"/>
          </w:r>
          <w:r>
            <w:rPr>
              <w:rStyle w:val="PageNumber"/>
            </w:rPr>
            <w:instrText xml:space="preserve"> </w:instrText>
          </w:r>
        </w:ins>
        <w:r>
          <w:rPr>
            <w:rStyle w:val="PageNumber"/>
          </w:rPr>
          <w:instrText>PAGE</w:instrText>
        </w:r>
        <w:ins w:id="6" w:author="SalesChoice Inc" w:date="2023-11-28T22:05:00Z">
          <w:r>
            <w:rPr>
              <w:rStyle w:val="PageNumber"/>
            </w:rPr>
            <w:instrText xml:space="preserve"> </w:instrText>
          </w:r>
        </w:ins>
        <w:r>
          <w:rPr>
            <w:rStyle w:val="PageNumber"/>
          </w:rPr>
          <w:fldChar w:fldCharType="separate"/>
        </w:r>
        <w:r>
          <w:rPr>
            <w:rStyle w:val="PageNumber"/>
            <w:noProof/>
          </w:rPr>
          <w:t>6</w:t>
        </w:r>
        <w:ins w:id="7" w:author="SalesChoice Inc" w:date="2023-11-28T22:05:00Z">
          <w:r>
            <w:rPr>
              <w:rStyle w:val="PageNumber"/>
            </w:rPr>
            <w:fldChar w:fldCharType="end"/>
          </w:r>
        </w:ins>
      </w:p>
    </w:sdtContent>
  </w:sdt>
  <w:p w14:paraId="0F2E162B" w14:textId="77777777" w:rsidR="008407DF" w:rsidRDefault="008407DF" w:rsidP="008407D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DD903A" w14:textId="77777777" w:rsidR="00352A1A" w:rsidRDefault="00352A1A" w:rsidP="008407DF">
      <w:r>
        <w:separator/>
      </w:r>
    </w:p>
  </w:footnote>
  <w:footnote w:type="continuationSeparator" w:id="0">
    <w:p w14:paraId="4AEFE0DE" w14:textId="77777777" w:rsidR="00352A1A" w:rsidRDefault="00352A1A" w:rsidP="008407DF">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lesChoice Inc">
    <w15:presenceInfo w15:providerId="Windows Live" w15:userId="eb9bc1d035a20b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54"/>
    <w:rsid w:val="00243876"/>
    <w:rsid w:val="00352A1A"/>
    <w:rsid w:val="00463B54"/>
    <w:rsid w:val="00536D51"/>
    <w:rsid w:val="0065589C"/>
    <w:rsid w:val="008407DF"/>
    <w:rsid w:val="00BD2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5A0054"/>
  <w14:defaultImageDpi w14:val="32767"/>
  <w15:chartTrackingRefBased/>
  <w15:docId w15:val="{4540B0E4-104C-8740-B475-2630A7A50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463B54"/>
    <w:pPr>
      <w:spacing w:before="100" w:beforeAutospacing="1" w:after="100" w:afterAutospacing="1"/>
      <w:outlineLvl w:val="1"/>
    </w:pPr>
    <w:rPr>
      <w:rFonts w:ascii="Times New Roman" w:eastAsia="Times New Roman" w:hAnsi="Times New Roman" w:cs="Times New Roman"/>
      <w:b/>
      <w:bCs/>
      <w:sz w:val="36"/>
      <w:szCs w:val="36"/>
      <w:lang w:val="en-CA"/>
    </w:rPr>
  </w:style>
  <w:style w:type="paragraph" w:styleId="Heading3">
    <w:name w:val="heading 3"/>
    <w:basedOn w:val="Normal"/>
    <w:link w:val="Heading3Char"/>
    <w:uiPriority w:val="9"/>
    <w:qFormat/>
    <w:rsid w:val="00463B54"/>
    <w:pPr>
      <w:spacing w:before="100" w:beforeAutospacing="1" w:after="100" w:afterAutospacing="1"/>
      <w:outlineLvl w:val="2"/>
    </w:pPr>
    <w:rPr>
      <w:rFonts w:ascii="Times New Roman" w:eastAsia="Times New Roman" w:hAnsi="Times New Roman" w:cs="Times New Roman"/>
      <w:b/>
      <w:bCs/>
      <w:sz w:val="27"/>
      <w:szCs w:val="27"/>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3B54"/>
    <w:rPr>
      <w:rFonts w:ascii="Times New Roman" w:eastAsia="Times New Roman" w:hAnsi="Times New Roman" w:cs="Times New Roman"/>
      <w:b/>
      <w:bCs/>
      <w:sz w:val="36"/>
      <w:szCs w:val="36"/>
      <w:lang w:val="en-CA"/>
    </w:rPr>
  </w:style>
  <w:style w:type="character" w:customStyle="1" w:styleId="Heading3Char">
    <w:name w:val="Heading 3 Char"/>
    <w:basedOn w:val="DefaultParagraphFont"/>
    <w:link w:val="Heading3"/>
    <w:uiPriority w:val="9"/>
    <w:rsid w:val="00463B54"/>
    <w:rPr>
      <w:rFonts w:ascii="Times New Roman" w:eastAsia="Times New Roman" w:hAnsi="Times New Roman" w:cs="Times New Roman"/>
      <w:b/>
      <w:bCs/>
      <w:sz w:val="27"/>
      <w:szCs w:val="27"/>
      <w:lang w:val="en-CA"/>
    </w:rPr>
  </w:style>
  <w:style w:type="paragraph" w:customStyle="1" w:styleId="text">
    <w:name w:val="text"/>
    <w:basedOn w:val="Normal"/>
    <w:rsid w:val="00463B54"/>
    <w:pPr>
      <w:spacing w:before="100" w:beforeAutospacing="1" w:after="100" w:afterAutospacing="1"/>
    </w:pPr>
    <w:rPr>
      <w:rFonts w:ascii="Times New Roman" w:eastAsia="Times New Roman" w:hAnsi="Times New Roman" w:cs="Times New Roman"/>
      <w:lang w:val="en-CA"/>
    </w:rPr>
  </w:style>
  <w:style w:type="character" w:styleId="Hyperlink">
    <w:name w:val="Hyperlink"/>
    <w:basedOn w:val="DefaultParagraphFont"/>
    <w:uiPriority w:val="99"/>
    <w:semiHidden/>
    <w:unhideWhenUsed/>
    <w:rsid w:val="00463B54"/>
    <w:rPr>
      <w:color w:val="0000FF"/>
      <w:u w:val="single"/>
    </w:rPr>
  </w:style>
  <w:style w:type="character" w:styleId="Strong">
    <w:name w:val="Strong"/>
    <w:basedOn w:val="DefaultParagraphFont"/>
    <w:uiPriority w:val="22"/>
    <w:qFormat/>
    <w:rsid w:val="00463B54"/>
    <w:rPr>
      <w:b/>
      <w:bCs/>
    </w:rPr>
  </w:style>
  <w:style w:type="paragraph" w:styleId="NormalWeb">
    <w:name w:val="Normal (Web)"/>
    <w:basedOn w:val="Normal"/>
    <w:uiPriority w:val="99"/>
    <w:semiHidden/>
    <w:unhideWhenUsed/>
    <w:rsid w:val="00463B54"/>
    <w:pPr>
      <w:spacing w:before="100" w:beforeAutospacing="1" w:after="100" w:afterAutospacing="1"/>
    </w:pPr>
    <w:rPr>
      <w:rFonts w:ascii="Times New Roman" w:eastAsia="Times New Roman" w:hAnsi="Times New Roman" w:cs="Times New Roman"/>
      <w:lang w:val="en-CA"/>
    </w:rPr>
  </w:style>
  <w:style w:type="paragraph" w:styleId="Header">
    <w:name w:val="header"/>
    <w:basedOn w:val="Normal"/>
    <w:link w:val="HeaderChar"/>
    <w:uiPriority w:val="99"/>
    <w:unhideWhenUsed/>
    <w:rsid w:val="008407DF"/>
    <w:pPr>
      <w:tabs>
        <w:tab w:val="center" w:pos="4680"/>
        <w:tab w:val="right" w:pos="9360"/>
      </w:tabs>
    </w:pPr>
  </w:style>
  <w:style w:type="character" w:customStyle="1" w:styleId="HeaderChar">
    <w:name w:val="Header Char"/>
    <w:basedOn w:val="DefaultParagraphFont"/>
    <w:link w:val="Header"/>
    <w:uiPriority w:val="99"/>
    <w:rsid w:val="008407DF"/>
  </w:style>
  <w:style w:type="paragraph" w:styleId="Footer">
    <w:name w:val="footer"/>
    <w:basedOn w:val="Normal"/>
    <w:link w:val="FooterChar"/>
    <w:uiPriority w:val="99"/>
    <w:unhideWhenUsed/>
    <w:rsid w:val="008407DF"/>
    <w:pPr>
      <w:tabs>
        <w:tab w:val="center" w:pos="4680"/>
        <w:tab w:val="right" w:pos="9360"/>
      </w:tabs>
    </w:pPr>
  </w:style>
  <w:style w:type="character" w:customStyle="1" w:styleId="FooterChar">
    <w:name w:val="Footer Char"/>
    <w:basedOn w:val="DefaultParagraphFont"/>
    <w:link w:val="Footer"/>
    <w:uiPriority w:val="99"/>
    <w:rsid w:val="008407DF"/>
  </w:style>
  <w:style w:type="character" w:styleId="PageNumber">
    <w:name w:val="page number"/>
    <w:basedOn w:val="DefaultParagraphFont"/>
    <w:uiPriority w:val="99"/>
    <w:semiHidden/>
    <w:unhideWhenUsed/>
    <w:rsid w:val="008407DF"/>
  </w:style>
  <w:style w:type="paragraph" w:styleId="BalloonText">
    <w:name w:val="Balloon Text"/>
    <w:basedOn w:val="Normal"/>
    <w:link w:val="BalloonTextChar"/>
    <w:uiPriority w:val="99"/>
    <w:semiHidden/>
    <w:unhideWhenUsed/>
    <w:rsid w:val="008407D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407DF"/>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6865379">
      <w:bodyDiv w:val="1"/>
      <w:marLeft w:val="0"/>
      <w:marRight w:val="0"/>
      <w:marTop w:val="0"/>
      <w:marBottom w:val="0"/>
      <w:divBdr>
        <w:top w:val="none" w:sz="0" w:space="0" w:color="auto"/>
        <w:left w:val="none" w:sz="0" w:space="0" w:color="auto"/>
        <w:bottom w:val="none" w:sz="0" w:space="0" w:color="auto"/>
        <w:right w:val="none" w:sz="0" w:space="0" w:color="auto"/>
      </w:divBdr>
    </w:div>
    <w:div w:id="1582329204">
      <w:bodyDiv w:val="1"/>
      <w:marLeft w:val="0"/>
      <w:marRight w:val="0"/>
      <w:marTop w:val="0"/>
      <w:marBottom w:val="0"/>
      <w:divBdr>
        <w:top w:val="none" w:sz="0" w:space="0" w:color="auto"/>
        <w:left w:val="none" w:sz="0" w:space="0" w:color="auto"/>
        <w:bottom w:val="none" w:sz="0" w:space="0" w:color="auto"/>
        <w:right w:val="none" w:sz="0" w:space="0" w:color="auto"/>
      </w:divBdr>
      <w:divsChild>
        <w:div w:id="1045763173">
          <w:marLeft w:val="0"/>
          <w:marRight w:val="0"/>
          <w:marTop w:val="0"/>
          <w:marBottom w:val="0"/>
          <w:divBdr>
            <w:top w:val="none" w:sz="0" w:space="0" w:color="auto"/>
            <w:left w:val="none" w:sz="0" w:space="0" w:color="auto"/>
            <w:bottom w:val="none" w:sz="0" w:space="0" w:color="auto"/>
            <w:right w:val="none" w:sz="0" w:space="0" w:color="auto"/>
          </w:divBdr>
          <w:divsChild>
            <w:div w:id="1354576080">
              <w:marLeft w:val="0"/>
              <w:marRight w:val="0"/>
              <w:marTop w:val="0"/>
              <w:marBottom w:val="0"/>
              <w:divBdr>
                <w:top w:val="none" w:sz="0" w:space="0" w:color="auto"/>
                <w:left w:val="none" w:sz="0" w:space="0" w:color="auto"/>
                <w:bottom w:val="none" w:sz="0" w:space="0" w:color="auto"/>
                <w:right w:val="none" w:sz="0" w:space="0" w:color="auto"/>
              </w:divBdr>
            </w:div>
          </w:divsChild>
        </w:div>
        <w:div w:id="200675191">
          <w:marLeft w:val="0"/>
          <w:marRight w:val="0"/>
          <w:marTop w:val="0"/>
          <w:marBottom w:val="0"/>
          <w:divBdr>
            <w:top w:val="none" w:sz="0" w:space="0" w:color="auto"/>
            <w:left w:val="none" w:sz="0" w:space="0" w:color="auto"/>
            <w:bottom w:val="none" w:sz="0" w:space="0" w:color="auto"/>
            <w:right w:val="none" w:sz="0" w:space="0" w:color="auto"/>
          </w:divBdr>
          <w:divsChild>
            <w:div w:id="1988052800">
              <w:marLeft w:val="0"/>
              <w:marRight w:val="0"/>
              <w:marTop w:val="720"/>
              <w:marBottom w:val="0"/>
              <w:divBdr>
                <w:top w:val="none" w:sz="0" w:space="0" w:color="auto"/>
                <w:left w:val="none" w:sz="0" w:space="0" w:color="auto"/>
                <w:bottom w:val="none" w:sz="0" w:space="0" w:color="auto"/>
                <w:right w:val="none" w:sz="0" w:space="0" w:color="auto"/>
              </w:divBdr>
              <w:divsChild>
                <w:div w:id="170418426">
                  <w:marLeft w:val="0"/>
                  <w:marRight w:val="0"/>
                  <w:marTop w:val="0"/>
                  <w:marBottom w:val="0"/>
                  <w:divBdr>
                    <w:top w:val="none" w:sz="0" w:space="0" w:color="auto"/>
                    <w:left w:val="none" w:sz="0" w:space="0" w:color="auto"/>
                    <w:bottom w:val="none" w:sz="0" w:space="0" w:color="auto"/>
                    <w:right w:val="none" w:sz="0" w:space="0" w:color="auto"/>
                  </w:divBdr>
                  <w:divsChild>
                    <w:div w:id="734475438">
                      <w:marLeft w:val="0"/>
                      <w:marRight w:val="0"/>
                      <w:marTop w:val="0"/>
                      <w:marBottom w:val="0"/>
                      <w:divBdr>
                        <w:top w:val="single" w:sz="6" w:space="18" w:color="E7E7E7"/>
                        <w:left w:val="none" w:sz="0" w:space="0" w:color="auto"/>
                        <w:bottom w:val="none" w:sz="0" w:space="18" w:color="auto"/>
                        <w:right w:val="none" w:sz="0" w:space="0" w:color="auto"/>
                      </w:divBdr>
                      <w:divsChild>
                        <w:div w:id="1755591332">
                          <w:marLeft w:val="0"/>
                          <w:marRight w:val="0"/>
                          <w:marTop w:val="0"/>
                          <w:marBottom w:val="0"/>
                          <w:divBdr>
                            <w:top w:val="none" w:sz="0" w:space="0" w:color="auto"/>
                            <w:left w:val="none" w:sz="0" w:space="0" w:color="auto"/>
                            <w:bottom w:val="none" w:sz="0" w:space="0" w:color="auto"/>
                            <w:right w:val="none" w:sz="0" w:space="0" w:color="auto"/>
                          </w:divBdr>
                        </w:div>
                        <w:div w:id="126734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nsorflow.org/federated" TargetMode="External"/><Relationship Id="rId18" Type="http://schemas.openxmlformats.org/officeDocument/2006/relationships/hyperlink" Target="https://labelstud.io/?__hstc=87910535.1ae212460c3169a43597b09f521cdec7.1701226700785.1701226700785.1701226700785.1&amp;__hssc=87910535.1.1701226700785&amp;__hsfp=2096224371" TargetMode="External"/><Relationship Id="rId26" Type="http://schemas.openxmlformats.org/officeDocument/2006/relationships/hyperlink" Target="https://elise-deux.medium.com/the-list-of-synthetic-data-companies-2021-5aa246265b42" TargetMode="External"/><Relationship Id="rId39" Type="http://schemas.openxmlformats.org/officeDocument/2006/relationships/footer" Target="footer1.xml"/><Relationship Id="rId21" Type="http://schemas.openxmlformats.org/officeDocument/2006/relationships/hyperlink" Target="https://labelstud.io/templates/gallery_asr.html?__hstc=87910535.1ae212460c3169a43597b09f521cdec7.1701226700785.1701226700785.1701226700785.1&amp;__hssc=87910535.1.1701226700785&amp;__hsfp=2096224371" TargetMode="External"/><Relationship Id="rId34" Type="http://schemas.openxmlformats.org/officeDocument/2006/relationships/hyperlink" Target="https://aws.amazon.com/?nc2=h_lg" TargetMode="External"/><Relationship Id="rId42" Type="http://schemas.microsoft.com/office/2011/relationships/people" Target="people.xml"/><Relationship Id="rId7" Type="http://schemas.openxmlformats.org/officeDocument/2006/relationships/hyperlink" Target="https://indiaai.gov.in/article/responsible-ai-and-india" TargetMode="External"/><Relationship Id="rId2" Type="http://schemas.openxmlformats.org/officeDocument/2006/relationships/settings" Target="settings.xml"/><Relationship Id="rId16" Type="http://schemas.openxmlformats.org/officeDocument/2006/relationships/hyperlink" Target="https://github.com/EthicalML/xai" TargetMode="External"/><Relationship Id="rId20" Type="http://schemas.openxmlformats.org/officeDocument/2006/relationships/hyperlink" Target="https://labelstud.io/templates/gallery_nlp.html?__hstc=87910535.1ae212460c3169a43597b09f521cdec7.1701226700785.1701226700785.1701226700785.1&amp;__hssc=87910535.1.1701226700785&amp;__hsfp=2096224371" TargetMode="External"/><Relationship Id="rId29" Type="http://schemas.openxmlformats.org/officeDocument/2006/relationships/hyperlink" Target="https://sdv.dev/SDV/user_guides/timeseries/par.html"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indiaai.gov.in/research-reports/responsible-ai-part-1-principles-for-responsible-ai" TargetMode="External"/><Relationship Id="rId11" Type="http://schemas.openxmlformats.org/officeDocument/2006/relationships/hyperlink" Target="https://github.com/microsoft/responsible-ai-toolbox" TargetMode="External"/><Relationship Id="rId24" Type="http://schemas.openxmlformats.org/officeDocument/2006/relationships/hyperlink" Target="https://research.aimultiple.com/synthetic-data-generation/" TargetMode="External"/><Relationship Id="rId32" Type="http://schemas.openxmlformats.org/officeDocument/2006/relationships/hyperlink" Target="https://arthur.ai/" TargetMode="External"/><Relationship Id="rId37" Type="http://schemas.openxmlformats.org/officeDocument/2006/relationships/hyperlink" Target="https://www.atlassian.com/continuous-delivery/principles/continuous-integration-vs-delivery-vs-deployment" TargetMode="External"/><Relationship Id="rId40"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s://github.com/QData/TextAttack" TargetMode="External"/><Relationship Id="rId23" Type="http://schemas.openxmlformats.org/officeDocument/2006/relationships/hyperlink" Target="https://research.aimultiple.com/synthetic-data-generation/" TargetMode="External"/><Relationship Id="rId28" Type="http://schemas.openxmlformats.org/officeDocument/2006/relationships/hyperlink" Target="https://sdv.dev/SDV/user_guides/relational/hma1.html" TargetMode="External"/><Relationship Id="rId36" Type="http://schemas.openxmlformats.org/officeDocument/2006/relationships/hyperlink" Target="https://www.synopsys.com/glossary/what-is-sdlc.html" TargetMode="External"/><Relationship Id="rId10" Type="http://schemas.openxmlformats.org/officeDocument/2006/relationships/hyperlink" Target="https://www.tensorflow.org/responsible_ai/model_card_toolkit/guide" TargetMode="External"/><Relationship Id="rId19" Type="http://schemas.openxmlformats.org/officeDocument/2006/relationships/hyperlink" Target="https://labelstud.io/templates/?__hstc=87910535.1ae212460c3169a43597b09f521cdec7.1701226700785.1701226700785.1701226700785.1&amp;__hssc=87910535.1.1701226700785&amp;__hsfp=2096224371" TargetMode="External"/><Relationship Id="rId31" Type="http://schemas.openxmlformats.org/officeDocument/2006/relationships/hyperlink" Target="https://www.fiddler.ai/ml-monitoring" TargetMode="External"/><Relationship Id="rId4" Type="http://schemas.openxmlformats.org/officeDocument/2006/relationships/footnotes" Target="footnotes.xml"/><Relationship Id="rId9" Type="http://schemas.openxmlformats.org/officeDocument/2006/relationships/hyperlink" Target="https://github.com/fairlearn/fairlearn" TargetMode="External"/><Relationship Id="rId14" Type="http://schemas.openxmlformats.org/officeDocument/2006/relationships/hyperlink" Target="https://github.com/tensorflow/privacy" TargetMode="External"/><Relationship Id="rId22" Type="http://schemas.openxmlformats.org/officeDocument/2006/relationships/hyperlink" Target="https://labelstud.io/templates/gallery_conversational_ai.html?__hstc=87910535.1ae212460c3169a43597b09f521cdec7.1701226700785.1701226700785.1701226700785.1&amp;__hssc=87910535.1.1701226700785&amp;__hsfp=2096224371" TargetMode="External"/><Relationship Id="rId27" Type="http://schemas.openxmlformats.org/officeDocument/2006/relationships/hyperlink" Target="https://sdv.dev/SDV/user_guides/single_table/index.html" TargetMode="External"/><Relationship Id="rId30" Type="http://schemas.openxmlformats.org/officeDocument/2006/relationships/hyperlink" Target="https://www.fiddler.ai/" TargetMode="External"/><Relationship Id="rId35" Type="http://schemas.openxmlformats.org/officeDocument/2006/relationships/hyperlink" Target="https://aws.amazon.com/sagemaker/mlops/" TargetMode="External"/><Relationship Id="rId43" Type="http://schemas.openxmlformats.org/officeDocument/2006/relationships/theme" Target="theme/theme1.xml"/><Relationship Id="rId8" Type="http://schemas.openxmlformats.org/officeDocument/2006/relationships/hyperlink" Target="https://www.ibm.com/blogs/research/2018/09/ai-fairness-360/" TargetMode="External"/><Relationship Id="rId3" Type="http://schemas.openxmlformats.org/officeDocument/2006/relationships/webSettings" Target="webSettings.xml"/><Relationship Id="rId12" Type="http://schemas.openxmlformats.org/officeDocument/2006/relationships/hyperlink" Target="https://www.tensorflow.org/responsible_ai/model_remediation" TargetMode="External"/><Relationship Id="rId17" Type="http://schemas.openxmlformats.org/officeDocument/2006/relationships/hyperlink" Target="https://wsimag.com/science-and-technology/64215-artificial-intelligence-has-changed-our-world" TargetMode="External"/><Relationship Id="rId25" Type="http://schemas.openxmlformats.org/officeDocument/2006/relationships/hyperlink" Target="https://sdv.dev/" TargetMode="External"/><Relationship Id="rId33" Type="http://schemas.openxmlformats.org/officeDocument/2006/relationships/hyperlink" Target="https://aws.amazon.com/sagemaker/" TargetMode="External"/><Relationship Id="rId38" Type="http://schemas.openxmlformats.org/officeDocument/2006/relationships/hyperlink" Target="https://heartex.com/get-demo?__hstc=87910535.1ae212460c3169a43597b09f521cdec7.1701226700785.1701226700785.1701226700785.1&amp;__hssc=87910535.1.1701226700785&amp;__hsfp=2096224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2728</Words>
  <Characters>15556</Characters>
  <Application>Microsoft Office Word</Application>
  <DocSecurity>0</DocSecurity>
  <Lines>129</Lines>
  <Paragraphs>36</Paragraphs>
  <ScaleCrop>false</ScaleCrop>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SalesChoice Inc</dc:creator>
  <cp:keywords/>
  <dc:description/>
  <cp:lastModifiedBy>SalesChoice Inc</cp:lastModifiedBy>
  <cp:revision>2</cp:revision>
  <dcterms:created xsi:type="dcterms:W3CDTF">2023-11-29T02:59:00Z</dcterms:created>
  <dcterms:modified xsi:type="dcterms:W3CDTF">2023-11-29T03:08:00Z</dcterms:modified>
</cp:coreProperties>
</file>